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22" w:type="dxa"/>
        <w:tblLook w:val="04A0"/>
      </w:tblPr>
      <w:tblGrid>
        <w:gridCol w:w="4661"/>
        <w:gridCol w:w="4661"/>
      </w:tblGrid>
      <w:tr w:rsidR="0098761A" w:rsidTr="00E16538">
        <w:tc>
          <w:tcPr>
            <w:tcW w:w="4661" w:type="dxa"/>
            <w:shd w:val="clear" w:color="auto" w:fill="auto"/>
            <w:vAlign w:val="center"/>
          </w:tcPr>
          <w:p w:rsidR="0098761A" w:rsidRDefault="0098761A" w:rsidP="00CC0D2F">
            <w:pPr>
              <w:spacing w:before="0" w:after="0"/>
            </w:pPr>
            <w:bookmarkStart w:id="0" w:name="OLE_LINK5"/>
            <w:bookmarkStart w:id="1" w:name="OLE_LINK6"/>
            <w:r>
              <w:rPr>
                <w:noProof/>
              </w:rPr>
              <w:drawing>
                <wp:inline distT="0" distB="0" distL="0" distR="0">
                  <wp:extent cx="2695575" cy="93345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  <w:shd w:val="clear" w:color="auto" w:fill="auto"/>
            <w:vAlign w:val="center"/>
          </w:tcPr>
          <w:p w:rsidR="0098761A" w:rsidRDefault="0098761A" w:rsidP="00CC0D2F">
            <w:pPr>
              <w:spacing w:before="0" w:after="0"/>
              <w:jc w:val="right"/>
            </w:pPr>
            <w:r>
              <w:rPr>
                <w:rFonts w:cs="Arial"/>
                <w:noProof/>
              </w:rPr>
              <w:drawing>
                <wp:inline distT="0" distB="0" distL="0" distR="0">
                  <wp:extent cx="781050" cy="847725"/>
                  <wp:effectExtent l="0" t="0" r="0" b="9525"/>
                  <wp:docPr id="66" name="Imagen 66" descr="logo293 (positivo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42" descr="logo293 (positivo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r="70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761A" w:rsidRPr="001476FC" w:rsidRDefault="0098761A" w:rsidP="00CC0D2F">
      <w:pPr>
        <w:spacing w:before="0" w:after="0"/>
        <w:rPr>
          <w:rFonts w:cs="Arial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FC3C67" w:rsidP="00CC0D2F">
      <w:pPr>
        <w:spacing w:before="0" w:after="0"/>
        <w:rPr>
          <w:rFonts w:eastAsia="Cambria" w:cs="Arial"/>
          <w:lang w:val="es-ES_tradnl" w:eastAsia="en-US"/>
        </w:rPr>
      </w:pPr>
      <w:r w:rsidRPr="00FC3C67">
        <w:rPr>
          <w:rFonts w:eastAsia="Times New Roman"/>
          <w:noProof/>
        </w:rPr>
        <w:pict>
          <v:group id="Grupo 1239" o:spid="_x0000_s1026" style="position:absolute;left:0;text-align:left;margin-left:-71.75pt;margin-top:7.8pt;width:600.45pt;height:138.2pt;z-index:251659264" coordorigin="-17,4797" coordsize="12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">
            <v:rect id="Rectangle 477" o:spid="_x0000_s1027" style="position:absolute;left:1627;top:4797;width:10365;height:28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" fillcolor="#005aaa" stroked="f" strokecolor="#4f81bd" strokeweight="1pt">
              <v:shadow on="t" color="#b8cce4" offset="-2pt"/>
            </v:rect>
            <v:rect id="Rectangle 478" o:spid="_x0000_s1028" style="position:absolute;left:-17;top:4797;width:1383;height:28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" fillcolor="#005aaa" stroked="f" strokecolor="#4f81bd" strokeweight="1pt">
              <v:shadow on="t" color="#b8cce4" offset="-2pt"/>
            </v:rect>
          </v:group>
        </w:pict>
      </w:r>
    </w:p>
    <w:p w:rsidR="0098761A" w:rsidRPr="00884EB2" w:rsidRDefault="00FC3C67" w:rsidP="00CC0D2F">
      <w:pPr>
        <w:spacing w:before="0" w:after="0"/>
        <w:rPr>
          <w:rFonts w:eastAsia="Cambria" w:cs="Arial"/>
          <w:lang w:val="es-ES_tradnl" w:eastAsia="en-US"/>
        </w:rPr>
      </w:pPr>
      <w:r>
        <w:rPr>
          <w:rFonts w:eastAsia="Cambria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rdArt 511" o:spid="_x0000_s1031" type="#_x0000_t202" style="position:absolute;left:0;text-align:left;margin-left:21.65pt;margin-top:1.3pt;width:472.45pt;height:125.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" filled="f" stroked="f">
            <o:lock v:ext="edit" shapetype="t"/>
            <v:textbox>
              <w:txbxContent>
                <w:p w:rsidR="008802A7" w:rsidRDefault="008802A7" w:rsidP="00D349D4">
                  <w:pPr>
                    <w:pStyle w:val="NormalWeb"/>
                    <w:spacing w:before="0" w:beforeAutospacing="0" w:after="0" w:afterAutospacing="0"/>
                    <w:jc w:val="center"/>
                  </w:pPr>
                  <w:r>
                    <w:rPr>
                      <w:rFonts w:ascii="SeriaBold" w:hAnsi="SeriaBold"/>
                      <w:outline/>
                      <w:color w:val="005AAA"/>
                      <w:sz w:val="72"/>
                      <w:szCs w:val="72"/>
                    </w:rPr>
                    <w:t xml:space="preserve">Práctica </w:t>
                  </w:r>
                  <w:del w:id="2" w:author="García Garrido Miguel Ángel" w:date="2020-04-13T13:12:00Z">
                    <w:r w:rsidDel="00506422">
                      <w:rPr>
                        <w:rFonts w:ascii="SeriaBold" w:hAnsi="SeriaBold"/>
                        <w:outline/>
                        <w:color w:val="005AAA"/>
                        <w:sz w:val="72"/>
                        <w:szCs w:val="72"/>
                      </w:rPr>
                      <w:delText>2</w:delText>
                    </w:r>
                  </w:del>
                  <w:ins w:id="3" w:author="García Garrido Miguel Ángel" w:date="2020-04-13T13:12:00Z">
                    <w:r w:rsidR="00506422">
                      <w:rPr>
                        <w:rFonts w:ascii="SeriaBold" w:hAnsi="SeriaBold"/>
                        <w:outline/>
                        <w:color w:val="005AAA"/>
                        <w:sz w:val="72"/>
                        <w:szCs w:val="72"/>
                      </w:rPr>
                      <w:t>4</w:t>
                    </w:r>
                  </w:ins>
                  <w:r>
                    <w:rPr>
                      <w:rFonts w:ascii="SeriaBold" w:hAnsi="SeriaBold"/>
                      <w:outline/>
                      <w:color w:val="005AAA"/>
                      <w:sz w:val="72"/>
                      <w:szCs w:val="72"/>
                    </w:rPr>
                    <w:t xml:space="preserve">: Captura, simulación e implementación en CPLD </w:t>
                  </w:r>
                </w:p>
                <w:p w:rsidR="008802A7" w:rsidRDefault="008802A7" w:rsidP="00D349D4">
                  <w:pPr>
                    <w:pStyle w:val="NormalWeb"/>
                    <w:spacing w:before="0" w:beforeAutospacing="0" w:after="0" w:afterAutospacing="0"/>
                    <w:jc w:val="center"/>
                  </w:pPr>
                  <w:r>
                    <w:rPr>
                      <w:rFonts w:ascii="SeriaBold" w:hAnsi="SeriaBold"/>
                      <w:outline/>
                      <w:color w:val="005AAA"/>
                      <w:sz w:val="72"/>
                      <w:szCs w:val="72"/>
                    </w:rPr>
                    <w:t xml:space="preserve">de un sistema </w:t>
                  </w:r>
                  <w:del w:id="4" w:author="García Garrido Miguel Ángel" w:date="2020-04-13T13:12:00Z">
                    <w:r w:rsidDel="00506422">
                      <w:rPr>
                        <w:rFonts w:ascii="SeriaBold" w:hAnsi="SeriaBold"/>
                        <w:outline/>
                        <w:color w:val="005AAA"/>
                        <w:sz w:val="72"/>
                        <w:szCs w:val="72"/>
                      </w:rPr>
                      <w:delText>combinacional</w:delText>
                    </w:r>
                  </w:del>
                  <w:ins w:id="5" w:author="García Garrido Miguel Ángel" w:date="2020-04-13T13:12:00Z">
                    <w:r w:rsidR="00506422">
                      <w:rPr>
                        <w:rFonts w:ascii="SeriaBold" w:hAnsi="SeriaBold"/>
                        <w:outline/>
                        <w:color w:val="005AAA"/>
                        <w:sz w:val="72"/>
                        <w:szCs w:val="72"/>
                      </w:rPr>
                      <w:t>secuencial</w:t>
                    </w:r>
                  </w:ins>
                </w:p>
              </w:txbxContent>
            </v:textbox>
          </v:shape>
        </w:pict>
      </w: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jc w:val="center"/>
        <w:rPr>
          <w:rFonts w:eastAsia="Cambria" w:cs="Arial"/>
          <w:color w:val="005AAA"/>
          <w:sz w:val="70"/>
          <w:szCs w:val="70"/>
          <w:lang w:val="es-ES_tradnl" w:eastAsia="en-US"/>
        </w:rPr>
      </w:pPr>
      <w:r w:rsidRPr="00884EB2">
        <w:rPr>
          <w:rFonts w:eastAsia="Cambria" w:cs="Arial"/>
          <w:color w:val="005AAA"/>
          <w:sz w:val="70"/>
          <w:szCs w:val="70"/>
          <w:lang w:val="es-ES_tradnl" w:eastAsia="en-US"/>
        </w:rPr>
        <w:t>Electrónica Digital</w:t>
      </w:r>
    </w:p>
    <w:p w:rsidR="0098761A" w:rsidRPr="00884EB2" w:rsidRDefault="0098761A" w:rsidP="00CC0D2F">
      <w:pPr>
        <w:spacing w:before="0" w:after="0"/>
        <w:ind w:left="-285" w:right="-341"/>
        <w:jc w:val="center"/>
        <w:rPr>
          <w:rFonts w:eastAsia="Cambria" w:cs="Arial"/>
          <w:b/>
          <w:bCs/>
          <w:color w:val="005AAA"/>
          <w:sz w:val="32"/>
          <w:szCs w:val="32"/>
          <w:lang w:val="es-ES_tradnl" w:eastAsia="en-US"/>
        </w:rPr>
      </w:pPr>
    </w:p>
    <w:p w:rsidR="0098761A" w:rsidRDefault="0098761A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Pr="00884EB2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98761A" w:rsidRPr="00884EB2" w:rsidRDefault="0098761A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48"/>
          <w:szCs w:val="48"/>
          <w:lang w:val="es-ES_tradnl" w:eastAsia="en-US"/>
        </w:rPr>
      </w:pPr>
      <w:r w:rsidRPr="00884EB2">
        <w:rPr>
          <w:rFonts w:eastAsia="Cambria" w:cs="Arial"/>
          <w:b/>
          <w:bCs/>
          <w:color w:val="005AAA"/>
          <w:sz w:val="48"/>
          <w:szCs w:val="48"/>
          <w:lang w:val="es-ES_tradnl" w:eastAsia="en-US"/>
        </w:rPr>
        <w:t>Universidad de Alcalá</w:t>
      </w:r>
    </w:p>
    <w:p w:rsidR="0098761A" w:rsidRDefault="00FC3C67" w:rsidP="00CC0D2F">
      <w:pPr>
        <w:spacing w:before="0" w:after="0"/>
        <w:jc w:val="center"/>
        <w:rPr>
          <w:rFonts w:cs="Arial"/>
          <w:b/>
          <w:bCs/>
          <w:color w:val="005AAA"/>
          <w:sz w:val="40"/>
          <w:szCs w:val="40"/>
        </w:rPr>
      </w:pPr>
      <w:r w:rsidRPr="00FC3C67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de flecha 1238" o:spid="_x0000_s1030" type="#_x0000_t32" style="position:absolute;left:0;text-align:left;margin-left:0;margin-top:5.9pt;width:127.55pt;height:0;z-index:251660288;visibility:visible;mso-wrap-distance-top:-3e-5mm;mso-wrap-distance-bottom:-3e-5mm;mso-position-horizontal: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" strokecolor="#4471b1" strokeweight="1pt"/>
        </w:pict>
      </w:r>
      <w:bookmarkEnd w:id="0"/>
      <w:bookmarkEnd w:id="1"/>
      <w:r w:rsidRPr="00FC3C67">
        <w:rPr>
          <w:noProof/>
        </w:rPr>
        <w:pict>
          <v:shape id="Conector recto de flecha 133" o:spid="_x0000_s1029" type="#_x0000_t32" style="position:absolute;left:0;text-align:left;margin-left:0;margin-top:5.9pt;width:127.55pt;height:0;z-index:251662336;visibility:visible;mso-wrap-distance-top:-3e-5mm;mso-wrap-distance-bottom:-3e-5mm;mso-position-horizontal: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" strokecolor="#4471b1" strokeweight="1pt"/>
        </w:pict>
      </w:r>
    </w:p>
    <w:p w:rsidR="0098761A" w:rsidRPr="001476FC" w:rsidRDefault="0098761A" w:rsidP="00CC0D2F">
      <w:pPr>
        <w:spacing w:before="0" w:after="0"/>
        <w:jc w:val="center"/>
        <w:rPr>
          <w:rFonts w:cs="Arial"/>
          <w:b/>
          <w:bCs/>
          <w:color w:val="005AAA"/>
          <w:sz w:val="40"/>
          <w:szCs w:val="40"/>
        </w:rPr>
      </w:pPr>
      <w:r w:rsidRPr="001476FC">
        <w:rPr>
          <w:rFonts w:cs="Arial"/>
          <w:b/>
          <w:bCs/>
          <w:color w:val="005AAA"/>
          <w:sz w:val="40"/>
          <w:szCs w:val="40"/>
        </w:rPr>
        <w:t xml:space="preserve">Curso Académico </w:t>
      </w:r>
      <w:r w:rsidR="008E183B">
        <w:rPr>
          <w:rFonts w:cs="Arial"/>
          <w:b/>
          <w:bCs/>
          <w:color w:val="005AAA"/>
          <w:sz w:val="40"/>
          <w:szCs w:val="40"/>
        </w:rPr>
        <w:t>201</w:t>
      </w:r>
      <w:r w:rsidR="00FA7BC4">
        <w:rPr>
          <w:rFonts w:cs="Arial"/>
          <w:b/>
          <w:bCs/>
          <w:color w:val="005AAA"/>
          <w:sz w:val="40"/>
          <w:szCs w:val="40"/>
        </w:rPr>
        <w:t>9</w:t>
      </w:r>
      <w:r w:rsidRPr="001476FC">
        <w:rPr>
          <w:rFonts w:cs="Arial"/>
          <w:b/>
          <w:bCs/>
          <w:color w:val="005AAA"/>
          <w:sz w:val="40"/>
          <w:szCs w:val="40"/>
        </w:rPr>
        <w:t>/</w:t>
      </w:r>
      <w:r w:rsidR="008E183B">
        <w:rPr>
          <w:rFonts w:cs="Arial"/>
          <w:b/>
          <w:bCs/>
          <w:color w:val="005AAA"/>
          <w:sz w:val="40"/>
          <w:szCs w:val="40"/>
        </w:rPr>
        <w:t>20</w:t>
      </w:r>
      <w:r w:rsidR="00FA7BC4">
        <w:rPr>
          <w:rFonts w:cs="Arial"/>
          <w:b/>
          <w:bCs/>
          <w:color w:val="005AAA"/>
          <w:sz w:val="40"/>
          <w:szCs w:val="40"/>
        </w:rPr>
        <w:t>20</w:t>
      </w:r>
    </w:p>
    <w:p w:rsidR="0098761A" w:rsidRDefault="0098761A" w:rsidP="00CC0D2F">
      <w:pPr>
        <w:spacing w:before="0" w:after="0"/>
        <w:jc w:val="center"/>
        <w:rPr>
          <w:rFonts w:cs="Arial"/>
          <w:b/>
          <w:bCs/>
          <w:color w:val="B9AFA5"/>
          <w:sz w:val="44"/>
          <w:szCs w:val="44"/>
        </w:rPr>
      </w:pPr>
      <w:r w:rsidRPr="001476FC">
        <w:rPr>
          <w:rFonts w:cs="Arial"/>
          <w:b/>
          <w:bCs/>
          <w:color w:val="B9AFA5"/>
          <w:sz w:val="44"/>
          <w:szCs w:val="44"/>
        </w:rPr>
        <w:t>Curso</w:t>
      </w:r>
      <w:r w:rsidR="0000152E">
        <w:rPr>
          <w:rFonts w:cs="Arial"/>
          <w:b/>
          <w:bCs/>
          <w:color w:val="B9AFA5"/>
          <w:sz w:val="44"/>
          <w:szCs w:val="44"/>
        </w:rPr>
        <w:t>2</w:t>
      </w:r>
      <w:r>
        <w:rPr>
          <w:rFonts w:cs="Arial"/>
          <w:b/>
          <w:bCs/>
          <w:color w:val="B9AFA5"/>
          <w:sz w:val="44"/>
          <w:szCs w:val="44"/>
        </w:rPr>
        <w:t>º</w:t>
      </w:r>
      <w:r w:rsidRPr="001476FC">
        <w:rPr>
          <w:rFonts w:cs="Arial"/>
          <w:b/>
          <w:bCs/>
          <w:color w:val="B9AFA5"/>
          <w:sz w:val="44"/>
          <w:szCs w:val="44"/>
        </w:rPr>
        <w:t xml:space="preserve"> – Cuatrimestre</w:t>
      </w:r>
      <w:r>
        <w:rPr>
          <w:rFonts w:cs="Arial"/>
          <w:b/>
          <w:bCs/>
          <w:color w:val="B9AFA5"/>
          <w:sz w:val="44"/>
          <w:szCs w:val="44"/>
        </w:rPr>
        <w:t xml:space="preserve"> 2º</w:t>
      </w:r>
    </w:p>
    <w:p w:rsidR="0098761A" w:rsidRDefault="0098761A" w:rsidP="00CC0D2F">
      <w:pPr>
        <w:spacing w:before="0" w:after="0"/>
        <w:rPr>
          <w:b/>
          <w:sz w:val="32"/>
          <w:szCs w:val="32"/>
        </w:rPr>
      </w:pPr>
    </w:p>
    <w:p w:rsidR="00CC0D2F" w:rsidRDefault="00CC0D2F" w:rsidP="00CC0D2F">
      <w:pPr>
        <w:spacing w:before="0" w:after="0"/>
        <w:rPr>
          <w:b/>
          <w:sz w:val="32"/>
          <w:szCs w:val="32"/>
        </w:rPr>
      </w:pPr>
    </w:p>
    <w:p w:rsidR="00217B2D" w:rsidRPr="00743B23" w:rsidRDefault="000E4410" w:rsidP="00217B2D">
      <w:pPr>
        <w:spacing w:before="0" w:after="0"/>
        <w:jc w:val="left"/>
        <w:rPr>
          <w:rFonts w:asciiTheme="majorHAnsi" w:hAnsiTheme="majorHAnsi"/>
        </w:rPr>
      </w:pPr>
      <w:r>
        <w:rPr>
          <w:rFonts w:ascii="inherit" w:hAnsi="inherit" w:cs="Arial"/>
          <w:b/>
          <w:bCs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NOTA: </w:t>
      </w:r>
      <w:r w:rsidR="00217B2D">
        <w:rPr>
          <w:rFonts w:ascii="inherit" w:hAnsi="inherit" w:cs="Arial"/>
          <w:b/>
          <w:bCs/>
          <w:color w:val="000000"/>
          <w:sz w:val="32"/>
          <w:szCs w:val="32"/>
          <w:bdr w:val="none" w:sz="0" w:space="0" w:color="auto" w:frame="1"/>
          <w:shd w:val="clear" w:color="auto" w:fill="FFFFFF"/>
        </w:rPr>
        <w:t>En este documento se incluyen sólo las cuestiones que los alumnos deberán completar. En algunas de las cuestiones se podrá cortar y pegar capturas de pantalla de las simulaciones. Este documento se deberá subir a la </w:t>
      </w:r>
      <w:r w:rsidR="00217B2D">
        <w:rPr>
          <w:rFonts w:ascii="inherit" w:hAnsi="inherit" w:cs="Arial"/>
          <w:b/>
          <w:bCs/>
          <w:i/>
          <w:iCs/>
          <w:color w:val="000000"/>
          <w:sz w:val="32"/>
          <w:szCs w:val="32"/>
          <w:bdr w:val="none" w:sz="0" w:space="0" w:color="auto" w:frame="1"/>
          <w:shd w:val="clear" w:color="auto" w:fill="FFFFFF"/>
        </w:rPr>
        <w:t>blackboard.</w:t>
      </w:r>
    </w:p>
    <w:p w:rsidR="00CC0D2F" w:rsidRPr="00FE0430" w:rsidRDefault="00CC0D2F" w:rsidP="00CC0D2F">
      <w:pPr>
        <w:spacing w:before="0" w:after="0"/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912"/>
        <w:gridCol w:w="1073"/>
        <w:gridCol w:w="1075"/>
      </w:tblGrid>
      <w:tr w:rsidR="0098761A" w:rsidRPr="00482220" w:rsidTr="00C217D8">
        <w:tc>
          <w:tcPr>
            <w:tcW w:w="6912" w:type="dxa"/>
            <w:shd w:val="clear" w:color="auto" w:fill="D9D9D9"/>
          </w:tcPr>
          <w:p w:rsidR="0098761A" w:rsidRPr="00482220" w:rsidRDefault="0098761A" w:rsidP="00CC0D2F">
            <w:pPr>
              <w:spacing w:before="0" w:after="0"/>
              <w:rPr>
                <w:rFonts w:cs="Arial"/>
                <w:b/>
              </w:rPr>
            </w:pPr>
            <w:r w:rsidRPr="00482220">
              <w:rPr>
                <w:rFonts w:cs="Arial"/>
                <w:b/>
              </w:rPr>
              <w:t>Alumno(s)</w:t>
            </w:r>
          </w:p>
        </w:tc>
        <w:tc>
          <w:tcPr>
            <w:tcW w:w="1073" w:type="dxa"/>
            <w:shd w:val="clear" w:color="auto" w:fill="D9D9D9"/>
          </w:tcPr>
          <w:p w:rsidR="0098761A" w:rsidRPr="00482220" w:rsidRDefault="0098761A" w:rsidP="00CC0D2F">
            <w:pPr>
              <w:spacing w:before="0" w:after="0"/>
              <w:rPr>
                <w:rFonts w:cs="Arial"/>
                <w:b/>
              </w:rPr>
            </w:pPr>
            <w:r w:rsidRPr="00482220">
              <w:rPr>
                <w:rFonts w:cs="Arial"/>
                <w:b/>
              </w:rPr>
              <w:t>Grupo</w:t>
            </w:r>
          </w:p>
        </w:tc>
        <w:tc>
          <w:tcPr>
            <w:tcW w:w="1075" w:type="dxa"/>
            <w:shd w:val="clear" w:color="auto" w:fill="D9D9D9"/>
          </w:tcPr>
          <w:p w:rsidR="0098761A" w:rsidRPr="00482220" w:rsidRDefault="0098761A" w:rsidP="00CC0D2F">
            <w:pPr>
              <w:spacing w:before="0" w:after="0"/>
              <w:rPr>
                <w:rFonts w:cs="Arial"/>
                <w:b/>
              </w:rPr>
            </w:pPr>
            <w:r w:rsidRPr="00482220">
              <w:rPr>
                <w:rFonts w:cs="Arial"/>
                <w:b/>
              </w:rPr>
              <w:t>Puesto</w:t>
            </w:r>
          </w:p>
        </w:tc>
      </w:tr>
      <w:tr w:rsidR="0098761A" w:rsidRPr="00482220" w:rsidTr="00C217D8">
        <w:tc>
          <w:tcPr>
            <w:tcW w:w="6912" w:type="dxa"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:rsidR="0098761A" w:rsidRPr="00482220" w:rsidRDefault="0098761A" w:rsidP="00CC0D2F">
            <w:pPr>
              <w:spacing w:before="0" w:after="0"/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075" w:type="dxa"/>
            <w:vMerge w:val="restart"/>
            <w:shd w:val="clear" w:color="auto" w:fill="auto"/>
            <w:vAlign w:val="center"/>
          </w:tcPr>
          <w:p w:rsidR="0098761A" w:rsidRPr="00482220" w:rsidRDefault="0098761A" w:rsidP="00CC0D2F">
            <w:pPr>
              <w:spacing w:before="0"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8761A" w:rsidRPr="00482220" w:rsidTr="00C217D8">
        <w:tc>
          <w:tcPr>
            <w:tcW w:w="6912" w:type="dxa"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  <w:tc>
          <w:tcPr>
            <w:tcW w:w="1073" w:type="dxa"/>
            <w:vMerge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  <w:tc>
          <w:tcPr>
            <w:tcW w:w="1075" w:type="dxa"/>
            <w:vMerge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</w:tr>
    </w:tbl>
    <w:p w:rsidR="00980668" w:rsidRDefault="00980668">
      <w:pPr>
        <w:spacing w:before="0" w:after="0"/>
        <w:jc w:val="left"/>
      </w:pPr>
      <w:r>
        <w:br w:type="page"/>
      </w:r>
    </w:p>
    <w:p w:rsidR="007F7AAB" w:rsidRPr="006A0324" w:rsidRDefault="007F7AAB" w:rsidP="007F7AAB">
      <w:pPr>
        <w:pStyle w:val="PREDTIT3"/>
        <w:numPr>
          <w:ilvl w:val="2"/>
          <w:numId w:val="12"/>
        </w:numPr>
        <w:rPr>
          <w:rFonts w:asciiTheme="majorHAnsi" w:hAnsiTheme="majorHAnsi"/>
          <w:b w:val="0"/>
          <w:i/>
          <w:sz w:val="22"/>
          <w:szCs w:val="22"/>
        </w:rPr>
      </w:pPr>
      <w:bookmarkStart w:id="6" w:name="_Toc37365455"/>
      <w:r>
        <w:rPr>
          <w:rFonts w:asciiTheme="majorHAnsi" w:hAnsiTheme="majorHAnsi"/>
          <w:b w:val="0"/>
          <w:i/>
          <w:sz w:val="22"/>
          <w:szCs w:val="22"/>
        </w:rPr>
        <w:lastRenderedPageBreak/>
        <w:t xml:space="preserve">Módulo </w:t>
      </w:r>
      <w:del w:id="7" w:author="García Garrido Miguel Ángel [2]" w:date="2020-03-24T19:51:00Z">
        <w:r w:rsidDel="00270E5D">
          <w:rPr>
            <w:rFonts w:asciiTheme="majorHAnsi" w:hAnsiTheme="majorHAnsi"/>
            <w:b w:val="0"/>
            <w:i/>
            <w:sz w:val="22"/>
            <w:szCs w:val="22"/>
          </w:rPr>
          <w:delText>MULTIPLEXOR</w:delText>
        </w:r>
      </w:del>
      <w:ins w:id="8" w:author="García Garrido Miguel Ángel [2]" w:date="2020-03-24T19:51:00Z">
        <w:r>
          <w:rPr>
            <w:rFonts w:asciiTheme="majorHAnsi" w:hAnsiTheme="majorHAnsi"/>
            <w:b w:val="0"/>
            <w:i/>
            <w:sz w:val="22"/>
            <w:szCs w:val="22"/>
          </w:rPr>
          <w:t>Contador</w:t>
        </w:r>
      </w:ins>
      <w:r>
        <w:rPr>
          <w:rFonts w:asciiTheme="majorHAnsi" w:hAnsiTheme="majorHAnsi"/>
          <w:b w:val="0"/>
          <w:i/>
          <w:sz w:val="22"/>
          <w:szCs w:val="22"/>
        </w:rPr>
        <w:t>.</w:t>
      </w:r>
      <w:bookmarkEnd w:id="6"/>
    </w:p>
    <w:p w:rsidR="003A6CF2" w:rsidRPr="001C6C5D" w:rsidRDefault="003A6CF2" w:rsidP="003A6CF2">
      <w:pPr>
        <w:spacing w:before="0" w:after="0"/>
        <w:rPr>
          <w:ins w:id="9" w:author="García Garrido Miguel Ángel [2]" w:date="2020-03-25T19:12:00Z"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3A6CF2" w:rsidTr="00067A2F">
        <w:trPr>
          <w:ins w:id="10" w:author="García Garrido Miguel Ángel [2]" w:date="2020-03-25T19:12:00Z"/>
        </w:trPr>
        <w:tc>
          <w:tcPr>
            <w:tcW w:w="9060" w:type="dxa"/>
          </w:tcPr>
          <w:p w:rsidR="003A6CF2" w:rsidRDefault="00FC3C67" w:rsidP="00067A2F">
            <w:pPr>
              <w:keepNext/>
              <w:spacing w:before="0" w:after="0"/>
              <w:rPr>
                <w:ins w:id="11" w:author="García Garrido Miguel Ángel [2]" w:date="2020-03-26T16:52:00Z"/>
                <w:rFonts w:asciiTheme="majorHAnsi" w:hAnsiTheme="majorHAnsi"/>
                <w:b/>
                <w:i/>
              </w:rPr>
            </w:pPr>
            <w:ins w:id="12" w:author="García Garrido Miguel Ángel [2]" w:date="2020-03-26T16:50:00Z">
              <w:r w:rsidRPr="00FC3C67">
                <w:rPr>
                  <w:rFonts w:asciiTheme="majorHAnsi" w:hAnsiTheme="majorHAnsi"/>
                  <w:b/>
                  <w:i/>
                  <w:rPrChange w:id="13" w:author="García Garrido Miguel Ángel [2]" w:date="2020-03-26T16:50:00Z">
                    <w:rPr/>
                  </w:rPrChange>
                </w:rPr>
                <w:t>Cuestión</w:t>
              </w:r>
            </w:ins>
            <w:r w:rsidR="009576F8">
              <w:rPr>
                <w:rFonts w:asciiTheme="majorHAnsi" w:hAnsiTheme="majorHAnsi"/>
                <w:b/>
                <w:i/>
              </w:rPr>
              <w:t xml:space="preserve"> 3</w:t>
            </w:r>
            <w:ins w:id="14" w:author="García Garrido Miguel Ángel [2]" w:date="2020-03-25T19:12:00Z">
              <w:r w:rsidR="003A6CF2" w:rsidRPr="00743B23">
                <w:rPr>
                  <w:rFonts w:asciiTheme="majorHAnsi" w:hAnsiTheme="majorHAnsi"/>
                  <w:b/>
                  <w:i/>
                </w:rPr>
                <w:t xml:space="preserve">. </w:t>
              </w:r>
            </w:ins>
          </w:p>
          <w:p w:rsidR="00000000" w:rsidRDefault="00FC3C67">
            <w:pPr>
              <w:pStyle w:val="Prrafodelista"/>
              <w:keepNext/>
              <w:numPr>
                <w:ilvl w:val="0"/>
                <w:numId w:val="14"/>
              </w:numPr>
              <w:jc w:val="both"/>
              <w:rPr>
                <w:ins w:id="15" w:author="García Garrido Miguel Ángel [2]" w:date="2020-03-25T19:12:00Z"/>
                <w:rFonts w:asciiTheme="majorHAnsi" w:hAnsiTheme="majorHAnsi"/>
                <w:i/>
                <w:rPrChange w:id="16" w:author="García Garrido Miguel Ángel [2]" w:date="2020-03-31T18:38:00Z">
                  <w:rPr>
                    <w:ins w:id="17" w:author="García Garrido Miguel Ángel [2]" w:date="2020-03-25T19:12:00Z"/>
                  </w:rPr>
                </w:rPrChange>
              </w:rPr>
              <w:pPrChange w:id="18" w:author="García Garrido Miguel Ángel [2]" w:date="2020-03-31T18:35:00Z">
                <w:pPr>
                  <w:keepNext/>
                  <w:spacing w:before="0" w:after="0"/>
                </w:pPr>
              </w:pPrChange>
            </w:pPr>
            <w:ins w:id="19" w:author="García Garrido Miguel Ángel [2]" w:date="2020-03-25T19:12:00Z">
              <w:r w:rsidRPr="00FC3C67">
                <w:rPr>
                  <w:rFonts w:asciiTheme="majorHAnsi" w:hAnsiTheme="majorHAnsi"/>
                  <w:i/>
                  <w:rPrChange w:id="20" w:author="García Garrido Miguel Ángel" w:date="2020-03-27T19:33:00Z">
                    <w:rPr/>
                  </w:rPrChange>
                </w:rPr>
                <w:t>Atendiendo al cronograma de la</w:t>
              </w:r>
            </w:ins>
            <w:r w:rsidR="009576F8">
              <w:rPr>
                <w:rFonts w:asciiTheme="majorHAnsi" w:hAnsiTheme="majorHAnsi"/>
                <w:i/>
              </w:rPr>
              <w:t xml:space="preserve"> Figura 4 </w:t>
            </w:r>
            <w:ins w:id="21" w:author="García Garrido Miguel Ángel [2]" w:date="2020-03-25T19:12:00Z">
              <w:r w:rsidRPr="00FC3C67">
                <w:rPr>
                  <w:rFonts w:asciiTheme="majorHAnsi" w:hAnsiTheme="majorHAnsi"/>
                  <w:i/>
                  <w:rPrChange w:id="22" w:author="García Garrido Miguel Ángel [2]" w:date="2020-03-31T18:38:00Z">
                    <w:rPr/>
                  </w:rPrChange>
                </w:rPr>
                <w:t>indique si las siguientes entradas son síncronas o asíncronas, justificando la respuesta.</w:t>
              </w:r>
            </w:ins>
          </w:p>
          <w:p w:rsidR="003A6CF2" w:rsidRDefault="003A6CF2" w:rsidP="00067A2F">
            <w:pPr>
              <w:keepNext/>
              <w:spacing w:before="0" w:after="0"/>
              <w:rPr>
                <w:ins w:id="23" w:author="García Garrido Miguel Ángel [2]" w:date="2020-03-25T19:12:00Z"/>
                <w:rFonts w:asciiTheme="majorHAnsi" w:hAnsiTheme="majorHAnsi"/>
                <w:i/>
              </w:rPr>
            </w:pPr>
          </w:p>
          <w:p w:rsidR="00000000" w:rsidRDefault="003A6CF2">
            <w:pPr>
              <w:keepNext/>
              <w:spacing w:before="0" w:after="0"/>
              <w:ind w:left="360"/>
              <w:rPr>
                <w:ins w:id="24" w:author="García Garrido Miguel Ángel [2]" w:date="2020-03-25T19:12:00Z"/>
                <w:rFonts w:asciiTheme="majorHAnsi" w:hAnsiTheme="majorHAnsi"/>
                <w:i/>
              </w:rPr>
              <w:pPrChange w:id="25" w:author="García Garrido Miguel Ángel" w:date="2020-03-27T19:33:00Z">
                <w:pPr>
                  <w:keepNext/>
                  <w:spacing w:before="0" w:after="0"/>
                </w:pPr>
              </w:pPrChange>
            </w:pPr>
            <w:ins w:id="26" w:author="García Garrido Miguel Ángel [2]" w:date="2020-03-25T19:12:00Z">
              <w:r>
                <w:rPr>
                  <w:rFonts w:asciiTheme="majorHAnsi" w:hAnsiTheme="majorHAnsi"/>
                  <w:i/>
                </w:rPr>
                <w:t>CLR</w:t>
              </w:r>
            </w:ins>
            <w:ins w:id="27" w:author="García Garrido Miguel Ángel [2]" w:date="2020-03-31T17:22:00Z">
              <w:r>
                <w:rPr>
                  <w:rFonts w:asciiTheme="majorHAnsi" w:hAnsiTheme="majorHAnsi"/>
                  <w:i/>
                </w:rPr>
                <w:t>N</w:t>
              </w:r>
            </w:ins>
          </w:p>
          <w:p w:rsidR="00000000" w:rsidRDefault="00B21054">
            <w:pPr>
              <w:keepNext/>
              <w:spacing w:before="0" w:after="0"/>
              <w:ind w:left="360"/>
              <w:rPr>
                <w:ins w:id="28" w:author="García Garrido Miguel Ángel [2]" w:date="2020-03-25T19:12:00Z"/>
                <w:rFonts w:asciiTheme="majorHAnsi" w:hAnsiTheme="majorHAnsi"/>
                <w:i/>
              </w:rPr>
              <w:pPrChange w:id="29" w:author="García Garrido Miguel Ángel" w:date="2020-03-27T19:33:00Z">
                <w:pPr>
                  <w:keepNext/>
                  <w:spacing w:before="0" w:after="0"/>
                </w:pPr>
              </w:pPrChange>
            </w:pPr>
            <w:r>
              <w:rPr>
                <w:rFonts w:asciiTheme="majorHAnsi" w:hAnsiTheme="majorHAnsi"/>
                <w:i/>
              </w:rPr>
              <w:t>Clrn es una señal Asincrona ya que en el cronograma cambia de nivel indiferentemente de la señal clk</w:t>
            </w:r>
          </w:p>
          <w:p w:rsidR="00000000" w:rsidRDefault="00A7502E">
            <w:pPr>
              <w:keepNext/>
              <w:spacing w:before="0" w:after="0"/>
              <w:ind w:left="360"/>
              <w:rPr>
                <w:ins w:id="30" w:author="García Garrido Miguel Ángel [2]" w:date="2020-03-25T19:12:00Z"/>
                <w:rFonts w:asciiTheme="majorHAnsi" w:hAnsiTheme="majorHAnsi"/>
                <w:i/>
              </w:rPr>
              <w:pPrChange w:id="31" w:author="García Garrido Miguel Ángel" w:date="2020-03-27T19:33:00Z">
                <w:pPr>
                  <w:keepNext/>
                  <w:spacing w:before="0" w:after="0"/>
                </w:pPr>
              </w:pPrChange>
            </w:pPr>
          </w:p>
          <w:p w:rsidR="00000000" w:rsidRDefault="003A6CF2">
            <w:pPr>
              <w:keepNext/>
              <w:spacing w:before="0" w:after="0"/>
              <w:ind w:left="360"/>
              <w:rPr>
                <w:ins w:id="32" w:author="García Garrido Miguel Ángel [2]" w:date="2020-03-25T19:12:00Z"/>
                <w:rFonts w:asciiTheme="majorHAnsi" w:hAnsiTheme="majorHAnsi"/>
                <w:i/>
              </w:rPr>
              <w:pPrChange w:id="33" w:author="García Garrido Miguel Ángel" w:date="2020-03-27T19:33:00Z">
                <w:pPr>
                  <w:keepNext/>
                  <w:spacing w:before="0" w:after="0"/>
                </w:pPr>
              </w:pPrChange>
            </w:pPr>
            <w:ins w:id="34" w:author="García Garrido Miguel Ángel [2]" w:date="2020-03-25T19:12:00Z">
              <w:r>
                <w:rPr>
                  <w:rFonts w:asciiTheme="majorHAnsi" w:hAnsiTheme="majorHAnsi"/>
                  <w:i/>
                </w:rPr>
                <w:t>LD</w:t>
              </w:r>
            </w:ins>
            <w:ins w:id="35" w:author="García Garrido Miguel Ángel [2]" w:date="2020-03-31T17:22:00Z">
              <w:r>
                <w:rPr>
                  <w:rFonts w:asciiTheme="majorHAnsi" w:hAnsiTheme="majorHAnsi"/>
                  <w:i/>
                </w:rPr>
                <w:t>N</w:t>
              </w:r>
            </w:ins>
          </w:p>
          <w:p w:rsidR="003A6CF2" w:rsidRDefault="00B21054" w:rsidP="00067A2F">
            <w:pPr>
              <w:keepNext/>
              <w:spacing w:before="0" w:after="0"/>
              <w:rPr>
                <w:ins w:id="36" w:author="García Garrido Miguel Ángel [2]" w:date="2020-03-25T19:12:00Z"/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>LDN es una señal sincrona ya que esta señal sólo cambia respecto los flancos de reloj.</w:t>
            </w:r>
          </w:p>
          <w:p w:rsidR="003A6CF2" w:rsidRDefault="003A6CF2" w:rsidP="00067A2F">
            <w:pPr>
              <w:keepNext/>
              <w:spacing w:before="0" w:after="0"/>
              <w:rPr>
                <w:ins w:id="37" w:author="García Garrido Miguel Ángel [2]" w:date="2020-03-25T19:12:00Z"/>
                <w:rFonts w:asciiTheme="majorHAnsi" w:hAnsiTheme="majorHAnsi"/>
                <w:i/>
              </w:rPr>
            </w:pPr>
          </w:p>
          <w:p w:rsidR="003A6CF2" w:rsidRDefault="003A6CF2" w:rsidP="00067A2F">
            <w:pPr>
              <w:keepNext/>
              <w:spacing w:before="0" w:after="0"/>
              <w:rPr>
                <w:ins w:id="38" w:author="García Garrido Miguel Ángel [2]" w:date="2020-03-25T19:12:00Z"/>
                <w:rFonts w:asciiTheme="majorHAnsi" w:hAnsiTheme="majorHAnsi"/>
                <w:b/>
                <w:i/>
              </w:rPr>
            </w:pPr>
          </w:p>
        </w:tc>
      </w:tr>
    </w:tbl>
    <w:p w:rsidR="003A6CF2" w:rsidRDefault="003A6CF2" w:rsidP="007740D0">
      <w:pPr>
        <w:pStyle w:val="Epgrafe"/>
        <w:rPr>
          <w:b/>
          <w:i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7740D0" w:rsidTr="00067A2F">
        <w:trPr>
          <w:ins w:id="39" w:author="García Garrido Miguel Ángel [2]" w:date="2020-03-25T19:10:00Z"/>
        </w:trPr>
        <w:tc>
          <w:tcPr>
            <w:tcW w:w="9060" w:type="dxa"/>
          </w:tcPr>
          <w:p w:rsidR="007740D0" w:rsidRDefault="00FC3C67" w:rsidP="00067A2F">
            <w:pPr>
              <w:keepNext/>
              <w:spacing w:before="0" w:after="0"/>
              <w:rPr>
                <w:ins w:id="40" w:author="García Garrido Miguel Ángel [2]" w:date="2020-03-25T19:10:00Z"/>
                <w:rFonts w:asciiTheme="majorHAnsi" w:hAnsiTheme="majorHAnsi"/>
                <w:b/>
                <w:i/>
              </w:rPr>
            </w:pPr>
            <w:ins w:id="41" w:author="García Garrido Miguel Ángel [2]" w:date="2020-03-26T16:52:00Z">
              <w:r w:rsidRPr="00FC3C67">
                <w:rPr>
                  <w:rFonts w:asciiTheme="majorHAnsi" w:hAnsiTheme="majorHAnsi"/>
                  <w:b/>
                  <w:i/>
                  <w:rPrChange w:id="42" w:author="García Garrido Miguel Ángel [2]" w:date="2020-03-26T16:52:00Z">
                    <w:rPr>
                      <w:b/>
                      <w:i/>
                    </w:rPr>
                  </w:rPrChange>
                </w:rPr>
                <w:t>Cuestión</w:t>
              </w:r>
            </w:ins>
            <w:r w:rsidR="007B3377">
              <w:rPr>
                <w:rFonts w:asciiTheme="majorHAnsi" w:hAnsiTheme="majorHAnsi"/>
                <w:b/>
                <w:i/>
              </w:rPr>
              <w:t xml:space="preserve"> 4</w:t>
            </w:r>
          </w:p>
          <w:p w:rsidR="00000000" w:rsidRDefault="007740D0">
            <w:pPr>
              <w:pStyle w:val="Prrafodelista"/>
              <w:keepNext/>
              <w:numPr>
                <w:ilvl w:val="0"/>
                <w:numId w:val="15"/>
              </w:numPr>
              <w:spacing w:before="120" w:after="120"/>
              <w:ind w:left="714" w:hanging="357"/>
              <w:jc w:val="both"/>
              <w:rPr>
                <w:ins w:id="43" w:author="García Garrido Miguel Ángel [2]" w:date="2020-03-25T19:10:00Z"/>
                <w:rFonts w:asciiTheme="majorHAnsi" w:hAnsiTheme="majorHAnsi"/>
                <w:b/>
                <w:i/>
              </w:rPr>
              <w:pPrChange w:id="44" w:author="García Garrido Miguel Ángel" w:date="2020-03-27T19:34:00Z">
                <w:pPr>
                  <w:pStyle w:val="Prrafodelista"/>
                  <w:keepNext/>
                  <w:numPr>
                    <w:numId w:val="16"/>
                  </w:numPr>
                  <w:ind w:left="720" w:hanging="360"/>
                  <w:jc w:val="both"/>
                </w:pPr>
              </w:pPrChange>
            </w:pPr>
            <w:ins w:id="45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 xml:space="preserve">Cree un nuevo esquemático (File –&gt; New -&gt;Design Files &gt; Block Diagram/Schematic File) </w:t>
              </w:r>
            </w:ins>
            <w:ins w:id="46" w:author="García Garrido Miguel Ángel [2]" w:date="2020-03-31T18:38:00Z">
              <w:r w:rsidRPr="001B242C">
                <w:rPr>
                  <w:rFonts w:asciiTheme="majorHAnsi" w:hAnsiTheme="majorHAnsi"/>
                  <w:i/>
                </w:rPr>
                <w:t>cargue</w:t>
              </w:r>
            </w:ins>
            <w:ins w:id="47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 xml:space="preserve"> el símbolo del 74162 y salve el fichero con el nombre </w:t>
              </w:r>
              <w:r w:rsidRPr="001B242C">
                <w:rPr>
                  <w:rFonts w:asciiTheme="majorHAnsi" w:hAnsiTheme="majorHAnsi"/>
                  <w:b/>
                  <w:i/>
                </w:rPr>
                <w:t>counter_bcd.bdf</w:t>
              </w:r>
              <w:r w:rsidRPr="001B242C">
                <w:rPr>
                  <w:rFonts w:asciiTheme="majorHAnsi" w:hAnsiTheme="majorHAnsi"/>
                  <w:i/>
                </w:rPr>
                <w:t xml:space="preserve">. </w:t>
              </w:r>
            </w:ins>
          </w:p>
          <w:p w:rsidR="00000000" w:rsidRDefault="007740D0">
            <w:pPr>
              <w:pStyle w:val="Prrafodelista"/>
              <w:keepNext/>
              <w:numPr>
                <w:ilvl w:val="0"/>
                <w:numId w:val="15"/>
              </w:numPr>
              <w:spacing w:before="120" w:after="120"/>
              <w:ind w:left="714" w:hanging="357"/>
              <w:jc w:val="both"/>
              <w:rPr>
                <w:ins w:id="48" w:author="García Garrido Miguel Ángel [2]" w:date="2020-03-25T19:10:00Z"/>
                <w:rFonts w:asciiTheme="majorHAnsi" w:hAnsiTheme="majorHAnsi"/>
                <w:b/>
                <w:i/>
              </w:rPr>
              <w:pPrChange w:id="49" w:author="García Garrido Miguel Ángel" w:date="2020-03-27T19:34:00Z">
                <w:pPr>
                  <w:pStyle w:val="Prrafodelista"/>
                  <w:keepNext/>
                  <w:numPr>
                    <w:numId w:val="16"/>
                  </w:numPr>
                  <w:ind w:left="720" w:hanging="360"/>
                  <w:jc w:val="both"/>
                </w:pPr>
              </w:pPrChange>
            </w:pPr>
            <w:ins w:id="50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>Utilizando inversores cambie el nivel activo de la señal de carga (LDN) y de clear (CLRN) tal y como se muestra en la</w:t>
              </w:r>
            </w:ins>
            <w:r w:rsidR="007B3377">
              <w:rPr>
                <w:rFonts w:asciiTheme="majorHAnsi" w:hAnsiTheme="majorHAnsi"/>
                <w:i/>
              </w:rPr>
              <w:t xml:space="preserve"> Figura 5</w:t>
            </w:r>
            <w:ins w:id="51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 xml:space="preserve">. </w:t>
              </w:r>
            </w:ins>
          </w:p>
          <w:p w:rsidR="00000000" w:rsidRDefault="007740D0">
            <w:pPr>
              <w:pStyle w:val="Prrafodelista"/>
              <w:keepNext/>
              <w:numPr>
                <w:ilvl w:val="0"/>
                <w:numId w:val="15"/>
              </w:numPr>
              <w:spacing w:before="120" w:after="120"/>
              <w:ind w:left="714" w:hanging="357"/>
              <w:jc w:val="both"/>
              <w:rPr>
                <w:ins w:id="52" w:author="García Garrido Miguel Ángel [2]" w:date="2020-03-25T19:10:00Z"/>
                <w:rFonts w:asciiTheme="majorHAnsi" w:hAnsiTheme="majorHAnsi"/>
                <w:b/>
                <w:i/>
              </w:rPr>
              <w:pPrChange w:id="53" w:author="García Garrido Miguel Ángel [2]" w:date="2020-03-31T18:39:00Z">
                <w:pPr>
                  <w:pStyle w:val="Prrafodelista"/>
                  <w:keepNext/>
                  <w:numPr>
                    <w:numId w:val="16"/>
                  </w:numPr>
                  <w:ind w:left="720" w:hanging="360"/>
                  <w:jc w:val="both"/>
                </w:pPr>
              </w:pPrChange>
            </w:pPr>
            <w:ins w:id="54" w:author="García Garrido Miguel Ángel [2]" w:date="2020-03-27T18:53:00Z">
              <w:r>
                <w:rPr>
                  <w:rFonts w:asciiTheme="majorHAnsi" w:hAnsiTheme="majorHAnsi"/>
                  <w:i/>
                </w:rPr>
                <w:t>Realice la s</w:t>
              </w:r>
            </w:ins>
            <w:ins w:id="55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>imul</w:t>
              </w:r>
            </w:ins>
            <w:ins w:id="56" w:author="García Garrido Miguel Ángel [2]" w:date="2020-03-27T18:53:00Z">
              <w:r>
                <w:rPr>
                  <w:rFonts w:asciiTheme="majorHAnsi" w:hAnsiTheme="majorHAnsi"/>
                  <w:i/>
                </w:rPr>
                <w:t>ación funcionald</w:t>
              </w:r>
            </w:ins>
            <w:ins w:id="57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>el contador</w:t>
              </w:r>
              <w:r>
                <w:rPr>
                  <w:rFonts w:asciiTheme="majorHAnsi" w:hAnsiTheme="majorHAnsi"/>
                  <w:i/>
                </w:rPr>
                <w:t>,</w:t>
              </w:r>
              <w:r w:rsidRPr="001B242C">
                <w:rPr>
                  <w:rFonts w:asciiTheme="majorHAnsi" w:hAnsiTheme="majorHAnsi"/>
                  <w:i/>
                </w:rPr>
                <w:t xml:space="preserve"> con los inversores</w:t>
              </w:r>
              <w:r>
                <w:rPr>
                  <w:rFonts w:asciiTheme="majorHAnsi" w:hAnsiTheme="majorHAnsi"/>
                  <w:i/>
                </w:rPr>
                <w:t xml:space="preserve">,creando un fichero de simulación </w:t>
              </w:r>
              <w:r w:rsidRPr="001B242C">
                <w:rPr>
                  <w:rFonts w:asciiTheme="majorHAnsi" w:hAnsiTheme="majorHAnsi"/>
                  <w:b/>
                  <w:i/>
                </w:rPr>
                <w:t>counter_bcd.</w:t>
              </w:r>
              <w:r>
                <w:rPr>
                  <w:rFonts w:asciiTheme="majorHAnsi" w:hAnsiTheme="majorHAnsi"/>
                  <w:b/>
                  <w:i/>
                </w:rPr>
                <w:t>vwf</w:t>
              </w:r>
              <w:r>
                <w:rPr>
                  <w:rStyle w:val="Refdenotaalpie"/>
                  <w:rFonts w:asciiTheme="majorHAnsi" w:hAnsiTheme="majorHAnsi"/>
                  <w:b/>
                  <w:i/>
                </w:rPr>
                <w:footnoteReference w:id="2"/>
              </w:r>
              <w:r>
                <w:rPr>
                  <w:rFonts w:asciiTheme="majorHAnsi" w:hAnsiTheme="majorHAnsi"/>
                  <w:i/>
                </w:rPr>
                <w:t xml:space="preserve">, </w:t>
              </w:r>
              <w:r w:rsidRPr="001B242C">
                <w:rPr>
                  <w:rFonts w:asciiTheme="majorHAnsi" w:hAnsiTheme="majorHAnsi"/>
                  <w:i/>
                </w:rPr>
                <w:t xml:space="preserve">mediante la opción de UniversityProgram VWF (Vector Waveform File) y complete el diagrama de formas de onda de la </w:t>
              </w:r>
            </w:ins>
            <w:r w:rsidR="00A75BA1">
              <w:rPr>
                <w:rFonts w:asciiTheme="majorHAnsi" w:hAnsiTheme="majorHAnsi"/>
                <w:i/>
              </w:rPr>
              <w:t>Figura 6</w:t>
            </w:r>
            <w:ins w:id="64" w:author="García Garrido Miguel Ángel [2]" w:date="2020-03-26T17:45:00Z">
              <w:r>
                <w:rPr>
                  <w:rFonts w:asciiTheme="majorHAnsi" w:hAnsiTheme="majorHAnsi"/>
                  <w:i/>
                </w:rPr>
                <w:t xml:space="preserve">(COUNT </w:t>
              </w:r>
            </w:ins>
            <w:ins w:id="65" w:author="García Garrido Miguel Ángel [2]" w:date="2020-03-31T18:39:00Z">
              <w:r>
                <w:rPr>
                  <w:rFonts w:asciiTheme="majorHAnsi" w:hAnsiTheme="majorHAnsi"/>
                  <w:i/>
                </w:rPr>
                <w:t>y</w:t>
              </w:r>
            </w:ins>
            <w:ins w:id="66" w:author="García Garrido Miguel Ángel [2]" w:date="2020-03-26T17:45:00Z">
              <w:r>
                <w:rPr>
                  <w:rFonts w:asciiTheme="majorHAnsi" w:hAnsiTheme="majorHAnsi"/>
                  <w:i/>
                </w:rPr>
                <w:t xml:space="preserve"> RCO) </w:t>
              </w:r>
            </w:ins>
            <w:ins w:id="67" w:author="García Garrido Miguel Ángel [2]" w:date="2020-03-25T19:10:00Z">
              <w:r w:rsidRPr="001B242C">
                <w:rPr>
                  <w:rFonts w:asciiTheme="majorHAnsi" w:hAnsiTheme="majorHAnsi"/>
                  <w:i/>
                </w:rPr>
                <w:t xml:space="preserve">en la que </w:t>
              </w:r>
              <w:r>
                <w:rPr>
                  <w:rFonts w:asciiTheme="majorHAnsi" w:hAnsiTheme="majorHAnsi"/>
                  <w:i/>
                </w:rPr>
                <w:t xml:space="preserve">tendrá que </w:t>
              </w:r>
              <w:r w:rsidRPr="001B242C">
                <w:rPr>
                  <w:rFonts w:asciiTheme="majorHAnsi" w:hAnsiTheme="majorHAnsi"/>
                  <w:i/>
                </w:rPr>
                <w:t xml:space="preserve">comprobar el </w:t>
              </w:r>
              <w:r>
                <w:rPr>
                  <w:rFonts w:asciiTheme="majorHAnsi" w:hAnsiTheme="majorHAnsi"/>
                  <w:i/>
                </w:rPr>
                <w:t>correcto</w:t>
              </w:r>
              <w:r w:rsidRPr="001B242C">
                <w:rPr>
                  <w:rFonts w:asciiTheme="majorHAnsi" w:hAnsiTheme="majorHAnsi"/>
                  <w:i/>
                </w:rPr>
                <w:t xml:space="preserve"> funciona</w:t>
              </w:r>
              <w:r>
                <w:rPr>
                  <w:rFonts w:asciiTheme="majorHAnsi" w:hAnsiTheme="majorHAnsi"/>
                  <w:i/>
                </w:rPr>
                <w:t>miento del contador.</w:t>
              </w:r>
            </w:ins>
          </w:p>
        </w:tc>
      </w:tr>
    </w:tbl>
    <w:p w:rsidR="00000000" w:rsidRDefault="00A7502E">
      <w:pPr>
        <w:rPr>
          <w:ins w:id="68" w:author="García Garrido Miguel Ángel [2]" w:date="2020-03-25T17:31:00Z"/>
          <w:rPrChange w:id="69" w:author="García Garrido Miguel Ángel" w:date="2020-03-27T19:34:00Z">
            <w:rPr>
              <w:ins w:id="70" w:author="García Garrido Miguel Ángel [2]" w:date="2020-03-25T17:31:00Z"/>
              <w:b/>
              <w:i/>
            </w:rPr>
          </w:rPrChange>
        </w:rPr>
        <w:pPrChange w:id="71" w:author="García Garrido Miguel Ángel" w:date="2020-03-27T19:34:00Z">
          <w:pPr>
            <w:keepNext/>
            <w:spacing w:before="0" w:after="0"/>
          </w:pPr>
        </w:pPrChange>
      </w:pPr>
    </w:p>
    <w:p w:rsidR="007740D0" w:rsidRDefault="007740D0" w:rsidP="00EC6E1C">
      <w:pPr>
        <w:jc w:val="center"/>
      </w:pPr>
    </w:p>
    <w:p w:rsidR="00EC6E1C" w:rsidRDefault="00EC6E1C" w:rsidP="00EC6E1C">
      <w:pPr>
        <w:jc w:val="center"/>
      </w:pPr>
    </w:p>
    <w:p w:rsidR="000E4410" w:rsidRDefault="000E4410" w:rsidP="00EC6E1C">
      <w:pPr>
        <w:jc w:val="center"/>
      </w:pPr>
    </w:p>
    <w:p w:rsidR="000E4410" w:rsidRDefault="00B21054" w:rsidP="00EC6E1C">
      <w:pPr>
        <w:jc w:val="center"/>
      </w:pPr>
      <w:r>
        <w:rPr>
          <w:noProof/>
        </w:rPr>
        <w:drawing>
          <wp:inline distT="0" distB="0" distL="0" distR="0">
            <wp:extent cx="5753100" cy="1438275"/>
            <wp:effectExtent l="19050" t="0" r="0" b="0"/>
            <wp:docPr id="2" name="Imagen 1" descr="C:\Users\Aitor\Desktop\figur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tor\Desktop\figura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A7502E">
      <w:pPr>
        <w:jc w:val="center"/>
        <w:pPrChange w:id="72" w:author="García Garrido Miguel Ángel [2]" w:date="2020-03-26T17:43:00Z">
          <w:pPr>
            <w:keepNext/>
            <w:spacing w:before="0" w:after="0"/>
          </w:pPr>
        </w:pPrChange>
      </w:pPr>
    </w:p>
    <w:p w:rsidR="00000000" w:rsidRDefault="00A75BA1">
      <w:pPr>
        <w:rPr>
          <w:del w:id="73" w:author="García Garrido Miguel Ángel" w:date="2020-03-27T19:34:00Z"/>
        </w:rPr>
        <w:pPrChange w:id="74" w:author="García Garrido Miguel Ángel [2]" w:date="2020-03-26T17:43:00Z">
          <w:pPr>
            <w:pStyle w:val="PrEDNormal"/>
            <w:keepNext/>
            <w:tabs>
              <w:tab w:val="center" w:pos="4422"/>
            </w:tabs>
          </w:pPr>
        </w:pPrChange>
      </w:pPr>
      <w:r>
        <w:rPr>
          <w:rFonts w:asciiTheme="majorHAnsi" w:hAnsiTheme="majorHAnsi"/>
          <w:i/>
        </w:rPr>
        <w:t xml:space="preserve">Figura </w:t>
      </w:r>
      <w:r>
        <w:rPr>
          <w:i/>
        </w:rPr>
        <w:t xml:space="preserve">6 </w:t>
      </w:r>
    </w:p>
    <w:p w:rsidR="007740D0" w:rsidRPr="00CD003E" w:rsidRDefault="007740D0" w:rsidP="00A75BA1">
      <w:pPr>
        <w:pStyle w:val="Epgrafe"/>
        <w:jc w:val="center"/>
      </w:pPr>
      <w:r>
        <w:t>.-</w:t>
      </w:r>
      <w:r w:rsidRPr="00CD003E">
        <w:t xml:space="preserve">Diagrama de formas de ondas para la simulación del </w:t>
      </w:r>
      <w:del w:id="75" w:author="García Garrido Miguel Ángel [2]" w:date="2020-03-25T18:49:00Z">
        <w:r w:rsidRPr="00CD003E" w:rsidDel="007A7DD5">
          <w:delText>multiplexor</w:delText>
        </w:r>
      </w:del>
      <w:ins w:id="76" w:author="García Garrido Miguel Ángel [2]" w:date="2020-03-25T18:49:00Z">
        <w:r>
          <w:t>contador BCD</w:t>
        </w:r>
      </w:ins>
      <w:r w:rsidRPr="00CD003E">
        <w:t>.</w:t>
      </w:r>
    </w:p>
    <w:p w:rsidR="007740D0" w:rsidRDefault="007740D0" w:rsidP="007740D0">
      <w:pPr>
        <w:pStyle w:val="PrEDNormal"/>
        <w:tabs>
          <w:tab w:val="center" w:pos="4422"/>
        </w:tabs>
        <w:rPr>
          <w:rFonts w:asciiTheme="majorHAnsi" w:hAnsiTheme="majorHAnsi"/>
          <w:sz w:val="22"/>
        </w:rPr>
      </w:pPr>
    </w:p>
    <w:p w:rsidR="00217B2D" w:rsidRDefault="00217B2D">
      <w:pPr>
        <w:spacing w:before="0" w:after="0"/>
        <w:jc w:val="left"/>
        <w:rPr>
          <w:rFonts w:asciiTheme="majorHAnsi" w:hAnsiTheme="majorHAnsi"/>
          <w:i/>
          <w:caps/>
          <w:szCs w:val="22"/>
        </w:rPr>
      </w:pPr>
      <w:bookmarkStart w:id="77" w:name="_Toc37365456"/>
      <w:r>
        <w:rPr>
          <w:rFonts w:asciiTheme="majorHAnsi" w:hAnsiTheme="majorHAnsi"/>
          <w:b/>
          <w:i/>
          <w:szCs w:val="22"/>
        </w:rPr>
        <w:br w:type="page"/>
      </w:r>
    </w:p>
    <w:p w:rsidR="00233999" w:rsidRPr="006A0324" w:rsidRDefault="00233999" w:rsidP="00233999">
      <w:pPr>
        <w:pStyle w:val="PREDTIT3"/>
        <w:numPr>
          <w:ilvl w:val="2"/>
          <w:numId w:val="12"/>
        </w:numPr>
        <w:rPr>
          <w:rFonts w:asciiTheme="majorHAnsi" w:hAnsiTheme="majorHAnsi"/>
          <w:b w:val="0"/>
          <w:i/>
          <w:sz w:val="22"/>
          <w:szCs w:val="22"/>
        </w:rPr>
      </w:pPr>
      <w:r>
        <w:rPr>
          <w:rFonts w:asciiTheme="majorHAnsi" w:hAnsiTheme="majorHAnsi"/>
          <w:b w:val="0"/>
          <w:i/>
          <w:sz w:val="22"/>
          <w:szCs w:val="22"/>
        </w:rPr>
        <w:lastRenderedPageBreak/>
        <w:t xml:space="preserve">Módulo </w:t>
      </w:r>
      <w:del w:id="78" w:author="García Garrido Miguel Ángel [2]" w:date="2020-03-25T19:13:00Z">
        <w:r w:rsidDel="00CC7CFC">
          <w:rPr>
            <w:rFonts w:asciiTheme="majorHAnsi" w:hAnsiTheme="majorHAnsi"/>
            <w:b w:val="0"/>
            <w:i/>
            <w:sz w:val="22"/>
            <w:szCs w:val="22"/>
          </w:rPr>
          <w:delText>selector del mayor o menor entre dos números</w:delText>
        </w:r>
      </w:del>
      <w:ins w:id="79" w:author="García Garrido Miguel Ángel [2]" w:date="2020-03-27T14:15:00Z">
        <w:r>
          <w:rPr>
            <w:rFonts w:asciiTheme="majorHAnsi" w:hAnsiTheme="majorHAnsi"/>
            <w:b w:val="0"/>
            <w:i/>
            <w:sz w:val="22"/>
            <w:szCs w:val="22"/>
          </w:rPr>
          <w:t>Prescaler</w:t>
        </w:r>
      </w:ins>
      <w:r>
        <w:rPr>
          <w:rFonts w:asciiTheme="majorHAnsi" w:hAnsiTheme="majorHAnsi"/>
          <w:b w:val="0"/>
          <w:i/>
          <w:sz w:val="22"/>
          <w:szCs w:val="22"/>
        </w:rPr>
        <w:t>.</w:t>
      </w:r>
      <w:bookmarkEnd w:id="77"/>
    </w:p>
    <w:p w:rsidR="00000000" w:rsidRDefault="00A7502E">
      <w:pPr>
        <w:pStyle w:val="Epgrafe"/>
        <w:rPr>
          <w:ins w:id="80" w:author="García Garrido Miguel Ángel [2]" w:date="2020-03-25T19:14:00Z"/>
          <w:rFonts w:cs="Arial"/>
          <w:b/>
          <w:i/>
          <w:rPrChange w:id="81" w:author="García Garrido Miguel Ángel [2]" w:date="2020-03-26T16:53:00Z">
            <w:rPr>
              <w:ins w:id="82" w:author="García Garrido Miguel Ángel [2]" w:date="2020-03-25T19:14:00Z"/>
            </w:rPr>
          </w:rPrChange>
        </w:rPr>
        <w:pPrChange w:id="83" w:author="García Garrido Miguel Ángel [2]" w:date="2020-03-26T16:53:00Z">
          <w:pPr/>
        </w:pPrChange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  <w:tblPrChange w:id="84" w:author="García Garrido Miguel Ángel" w:date="2020-03-27T19:35:00Z">
          <w:tblPr>
            <w:tblW w:w="9299" w:type="dxa"/>
            <w:tbl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  <w:insideH w:val="dashed" w:sz="4" w:space="0" w:color="auto"/>
              <w:insideV w:val="dashed" w:sz="4" w:space="0" w:color="auto"/>
            </w:tblBorders>
            <w:tblLook w:val="04A0"/>
          </w:tblPr>
        </w:tblPrChange>
      </w:tblPr>
      <w:tblGrid>
        <w:gridCol w:w="9286"/>
        <w:tblGridChange w:id="85">
          <w:tblGrid>
            <w:gridCol w:w="9286"/>
            <w:gridCol w:w="13"/>
          </w:tblGrid>
        </w:tblGridChange>
      </w:tblGrid>
      <w:tr w:rsidR="00217B2D" w:rsidRPr="00D61358" w:rsidTr="00067A2F">
        <w:trPr>
          <w:trHeight w:val="2565"/>
          <w:ins w:id="86" w:author="García Garrido Miguel Ángel [2]" w:date="2020-03-25T19:14:00Z"/>
          <w:trPrChange w:id="87" w:author="García Garrido Miguel Ángel" w:date="2020-03-27T19:35:00Z">
            <w:trPr>
              <w:trHeight w:val="2565"/>
            </w:trPr>
          </w:trPrChange>
        </w:trPr>
        <w:tc>
          <w:tcPr>
            <w:tcW w:w="5000" w:type="pct"/>
            <w:shd w:val="clear" w:color="auto" w:fill="auto"/>
            <w:tcPrChange w:id="88" w:author="García Garrido Miguel Ángel" w:date="2020-03-27T19:35:00Z">
              <w:tcPr>
                <w:tcW w:w="9299" w:type="dxa"/>
                <w:gridSpan w:val="2"/>
                <w:shd w:val="clear" w:color="auto" w:fill="auto"/>
              </w:tcPr>
            </w:tcPrChange>
          </w:tcPr>
          <w:p w:rsidR="00217B2D" w:rsidRDefault="00FC3C67" w:rsidP="00067A2F">
            <w:pPr>
              <w:keepNext/>
              <w:spacing w:before="0" w:after="0"/>
              <w:rPr>
                <w:ins w:id="89" w:author="García Garrido Miguel Ángel [2]" w:date="2020-03-26T16:53:00Z"/>
                <w:rFonts w:asciiTheme="majorHAnsi" w:hAnsiTheme="majorHAnsi" w:cs="Arial"/>
                <w:b/>
                <w:i/>
                <w:szCs w:val="20"/>
              </w:rPr>
            </w:pPr>
            <w:bookmarkStart w:id="90" w:name="_Ref36136030"/>
            <w:ins w:id="91" w:author="García Garrido Miguel Ángel [2]" w:date="2020-03-26T16:53:00Z">
              <w:r w:rsidRPr="00FC3C67">
                <w:rPr>
                  <w:rFonts w:asciiTheme="majorHAnsi" w:hAnsiTheme="majorHAnsi" w:cs="Arial"/>
                  <w:b/>
                  <w:i/>
                  <w:szCs w:val="20"/>
                  <w:rPrChange w:id="92" w:author="García Garrido Miguel Ángel [2]" w:date="2020-03-26T16:53:00Z">
                    <w:rPr>
                      <w:rFonts w:cs="Arial"/>
                      <w:b/>
                      <w:i/>
                    </w:rPr>
                  </w:rPrChange>
                </w:rPr>
                <w:t>Cuestión</w:t>
              </w:r>
            </w:ins>
            <w:r w:rsidR="00A75BA1">
              <w:rPr>
                <w:rFonts w:asciiTheme="majorHAnsi" w:hAnsiTheme="majorHAnsi" w:cs="Arial"/>
                <w:b/>
                <w:i/>
                <w:szCs w:val="20"/>
              </w:rPr>
              <w:t xml:space="preserve"> 5</w:t>
            </w:r>
            <w:bookmarkEnd w:id="90"/>
          </w:p>
          <w:p w:rsidR="00000000" w:rsidRDefault="00FC3C67">
            <w:pPr>
              <w:pStyle w:val="Prrafodelista"/>
              <w:keepNext/>
              <w:numPr>
                <w:ilvl w:val="0"/>
                <w:numId w:val="16"/>
              </w:numPr>
              <w:jc w:val="both"/>
              <w:rPr>
                <w:ins w:id="93" w:author="García Garrido Miguel Ángel [2]" w:date="2020-03-25T19:14:00Z"/>
                <w:rFonts w:asciiTheme="majorHAnsi" w:hAnsiTheme="majorHAnsi" w:cs="Arial"/>
                <w:szCs w:val="20"/>
                <w:rPrChange w:id="94" w:author="García Garrido Miguel Ángel" w:date="2020-03-27T19:34:00Z">
                  <w:rPr>
                    <w:ins w:id="95" w:author="García Garrido Miguel Ángel [2]" w:date="2020-03-25T19:14:00Z"/>
                    <w:rFonts w:cs="Arial"/>
                    <w:szCs w:val="20"/>
                  </w:rPr>
                </w:rPrChange>
              </w:rPr>
              <w:pPrChange w:id="96" w:author="García Garrido Miguel Ángel" w:date="2020-03-27T19:34:00Z">
                <w:pPr>
                  <w:keepNext/>
                  <w:spacing w:before="0" w:after="0"/>
                </w:pPr>
              </w:pPrChange>
            </w:pPr>
            <w:ins w:id="97" w:author="García Garrido Miguel Ángel [2]" w:date="2020-03-25T19:14:00Z">
              <w:r w:rsidRPr="00FC3C67">
                <w:rPr>
                  <w:rFonts w:asciiTheme="majorHAnsi" w:hAnsiTheme="majorHAnsi" w:cs="Arial"/>
                  <w:i/>
                  <w:szCs w:val="20"/>
                  <w:rPrChange w:id="98" w:author="García Garrido Miguel Ángel" w:date="2020-03-27T19:34:00Z">
                    <w:rPr>
                      <w:rFonts w:cs="Arial"/>
                      <w:i/>
                      <w:szCs w:val="20"/>
                    </w:rPr>
                  </w:rPrChange>
                </w:rPr>
                <w:t>Indi</w:t>
              </w:r>
            </w:ins>
            <w:ins w:id="99" w:author="García Garrido Miguel Ángel [2]" w:date="2020-03-26T17:00:00Z">
              <w:r w:rsidRPr="00FC3C67">
                <w:rPr>
                  <w:rFonts w:asciiTheme="majorHAnsi" w:hAnsiTheme="majorHAnsi" w:cs="Arial"/>
                  <w:i/>
                  <w:szCs w:val="20"/>
                  <w:rPrChange w:id="100" w:author="García Garrido Miguel Ángel" w:date="2020-03-27T19:34:00Z">
                    <w:rPr/>
                  </w:rPrChange>
                </w:rPr>
                <w:t>que</w:t>
              </w:r>
            </w:ins>
            <w:ins w:id="101" w:author="García Garrido Miguel Ángel [2]" w:date="2020-03-25T19:14:00Z">
              <w:r w:rsidRPr="00FC3C67">
                <w:rPr>
                  <w:rFonts w:asciiTheme="majorHAnsi" w:hAnsiTheme="majorHAnsi" w:cs="Arial"/>
                  <w:i/>
                  <w:szCs w:val="20"/>
                  <w:rPrChange w:id="102" w:author="García Garrido Miguel Ángel" w:date="2020-03-27T19:34:00Z">
                    <w:rPr>
                      <w:rFonts w:cs="Arial"/>
                      <w:i/>
                      <w:szCs w:val="20"/>
                    </w:rPr>
                  </w:rPrChange>
                </w:rPr>
                <w:t xml:space="preserve"> cuál debe ser el valor de </w:t>
              </w:r>
              <w:r w:rsidRPr="00FC3C67">
                <w:rPr>
                  <w:rFonts w:asciiTheme="majorHAnsi" w:hAnsiTheme="majorHAnsi" w:cs="Arial"/>
                  <w:b/>
                  <w:i/>
                  <w:szCs w:val="20"/>
                  <w:rPrChange w:id="103" w:author="García Garrido Miguel Ángel" w:date="2020-03-27T19:34:00Z">
                    <w:rPr>
                      <w:rFonts w:cs="Arial"/>
                      <w:b/>
                      <w:i/>
                      <w:szCs w:val="20"/>
                    </w:rPr>
                  </w:rPrChange>
                </w:rPr>
                <w:t>N</w:t>
              </w:r>
              <w:r w:rsidRPr="00FC3C67">
                <w:rPr>
                  <w:rFonts w:asciiTheme="majorHAnsi" w:hAnsiTheme="majorHAnsi" w:cs="Arial"/>
                  <w:i/>
                  <w:szCs w:val="20"/>
                  <w:rPrChange w:id="104" w:author="García Garrido Miguel Ángel" w:date="2020-03-27T19:34:00Z">
                    <w:rPr>
                      <w:rFonts w:cs="Arial"/>
                      <w:i/>
                      <w:szCs w:val="20"/>
                    </w:rPr>
                  </w:rPrChange>
                </w:rPr>
                <w:t>para que la señal EN_1s tenga un periodo de 1 s.</w:t>
              </w:r>
            </w:ins>
            <w:ins w:id="105" w:author="García Garrido Miguel Ángel [2]" w:date="2020-03-26T17:00:00Z">
              <w:r w:rsidRPr="00FC3C67">
                <w:rPr>
                  <w:rFonts w:asciiTheme="majorHAnsi" w:hAnsiTheme="majorHAnsi" w:cs="Arial"/>
                  <w:i/>
                  <w:szCs w:val="20"/>
                  <w:rPrChange w:id="106" w:author="García Garrido Miguel Ángel" w:date="2020-03-27T19:34:00Z">
                    <w:rPr/>
                  </w:rPrChange>
                </w:rPr>
                <w:t xml:space="preserve"> Justifique la respuesta</w:t>
              </w:r>
            </w:ins>
            <w:ins w:id="107" w:author="García Garrido Miguel Ángel [2]" w:date="2020-03-26T17:04:00Z">
              <w:r w:rsidRPr="00FC3C67">
                <w:rPr>
                  <w:rFonts w:asciiTheme="majorHAnsi" w:hAnsiTheme="majorHAnsi" w:cs="Arial"/>
                  <w:i/>
                  <w:szCs w:val="20"/>
                  <w:rPrChange w:id="108" w:author="García Garrido Miguel Ángel" w:date="2020-03-27T19:34:00Z">
                    <w:rPr/>
                  </w:rPrChange>
                </w:rPr>
                <w:t xml:space="preserve"> e indique el valor tanto en decimal como en hexadecimal</w:t>
              </w:r>
            </w:ins>
            <w:ins w:id="109" w:author="García Garrido Miguel Ángel [2]" w:date="2020-03-26T17:00:00Z">
              <w:r w:rsidRPr="00FC3C67">
                <w:rPr>
                  <w:rFonts w:asciiTheme="majorHAnsi" w:hAnsiTheme="majorHAnsi" w:cs="Arial"/>
                  <w:i/>
                  <w:szCs w:val="20"/>
                  <w:rPrChange w:id="110" w:author="García Garrido Miguel Ángel" w:date="2020-03-27T19:34:00Z">
                    <w:rPr/>
                  </w:rPrChange>
                </w:rPr>
                <w:t>.</w:t>
              </w:r>
            </w:ins>
          </w:p>
          <w:p w:rsidR="00217B2D" w:rsidRPr="00D61358" w:rsidRDefault="00217B2D" w:rsidP="00067A2F">
            <w:pPr>
              <w:keepNext/>
              <w:spacing w:before="0" w:after="0"/>
              <w:ind w:left="280"/>
              <w:jc w:val="left"/>
              <w:rPr>
                <w:ins w:id="111" w:author="García Garrido Miguel Ángel [2]" w:date="2020-03-25T19:14:00Z"/>
                <w:rFonts w:asciiTheme="majorHAnsi" w:hAnsiTheme="majorHAnsi" w:cs="Arial"/>
                <w:b/>
                <w:i/>
                <w:szCs w:val="20"/>
                <w:rPrChange w:id="112" w:author="García Garrido Miguel Ángel [2]" w:date="2020-03-25T19:15:00Z">
                  <w:rPr>
                    <w:ins w:id="113" w:author="García Garrido Miguel Ángel [2]" w:date="2020-03-25T19:14:00Z"/>
                    <w:rFonts w:cs="Arial"/>
                    <w:b/>
                    <w:i/>
                    <w:szCs w:val="20"/>
                  </w:rPr>
                </w:rPrChange>
              </w:rPr>
            </w:pPr>
          </w:p>
          <w:p w:rsidR="00217B2D" w:rsidRPr="00D61358" w:rsidRDefault="00217B2D" w:rsidP="00067A2F">
            <w:pPr>
              <w:keepNext/>
              <w:spacing w:before="0" w:after="0"/>
              <w:ind w:left="280"/>
              <w:jc w:val="left"/>
              <w:rPr>
                <w:ins w:id="114" w:author="García Garrido Miguel Ángel [2]" w:date="2020-03-25T19:14:00Z"/>
                <w:rFonts w:asciiTheme="majorHAnsi" w:hAnsiTheme="majorHAnsi" w:cs="Arial"/>
                <w:b/>
                <w:i/>
                <w:szCs w:val="20"/>
                <w:rPrChange w:id="115" w:author="García Garrido Miguel Ángel [2]" w:date="2020-03-25T19:15:00Z">
                  <w:rPr>
                    <w:ins w:id="116" w:author="García Garrido Miguel Ángel [2]" w:date="2020-03-25T19:14:00Z"/>
                    <w:rFonts w:cs="Arial"/>
                    <w:b/>
                    <w:i/>
                    <w:szCs w:val="20"/>
                  </w:rPr>
                </w:rPrChange>
              </w:rPr>
            </w:pPr>
          </w:p>
          <w:p w:rsidR="00217B2D" w:rsidRDefault="00B21054" w:rsidP="00067A2F">
            <w:pPr>
              <w:keepNext/>
              <w:spacing w:before="0" w:after="0"/>
              <w:jc w:val="left"/>
              <w:rPr>
                <w:rFonts w:asciiTheme="majorHAnsi" w:hAnsiTheme="majorHAnsi" w:cs="Arial"/>
                <w:b/>
                <w:i/>
                <w:szCs w:val="20"/>
              </w:rPr>
            </w:pPr>
            <w:r>
              <w:rPr>
                <w:rFonts w:asciiTheme="majorHAnsi" w:hAnsiTheme="majorHAnsi" w:cs="Arial"/>
                <w:b/>
                <w:i/>
                <w:szCs w:val="20"/>
              </w:rPr>
              <w:t xml:space="preserve">1=(1/20*10^-9)/N      </w:t>
            </w:r>
          </w:p>
          <w:p w:rsidR="00B21054" w:rsidRDefault="00B21054" w:rsidP="00067A2F">
            <w:pPr>
              <w:keepNext/>
              <w:spacing w:before="0" w:after="0"/>
              <w:jc w:val="left"/>
              <w:rPr>
                <w:rFonts w:asciiTheme="majorHAnsi" w:hAnsiTheme="majorHAnsi" w:cs="Arial"/>
                <w:b/>
                <w:i/>
                <w:szCs w:val="20"/>
              </w:rPr>
            </w:pPr>
          </w:p>
          <w:p w:rsidR="00B21054" w:rsidRPr="00D61358" w:rsidRDefault="00B21054" w:rsidP="00067A2F">
            <w:pPr>
              <w:keepNext/>
              <w:spacing w:before="0" w:after="0"/>
              <w:jc w:val="left"/>
              <w:rPr>
                <w:ins w:id="117" w:author="García Garrido Miguel Ángel [2]" w:date="2020-03-25T19:14:00Z"/>
                <w:rFonts w:asciiTheme="majorHAnsi" w:hAnsiTheme="majorHAnsi" w:cs="Arial"/>
                <w:b/>
                <w:i/>
                <w:szCs w:val="20"/>
                <w:rPrChange w:id="118" w:author="García Garrido Miguel Ángel [2]" w:date="2020-03-25T19:15:00Z">
                  <w:rPr>
                    <w:ins w:id="119" w:author="García Garrido Miguel Ángel [2]" w:date="2020-03-25T19:14:00Z"/>
                    <w:rFonts w:cs="Arial"/>
                    <w:b/>
                    <w:i/>
                    <w:szCs w:val="20"/>
                  </w:rPr>
                </w:rPrChange>
              </w:rPr>
            </w:pPr>
            <w:r>
              <w:rPr>
                <w:rFonts w:asciiTheme="majorHAnsi" w:hAnsiTheme="majorHAnsi" w:cs="Arial"/>
                <w:b/>
                <w:i/>
                <w:szCs w:val="20"/>
              </w:rPr>
              <w:t>N = 50000000</w:t>
            </w:r>
          </w:p>
        </w:tc>
      </w:tr>
      <w:tr w:rsidR="00B21054" w:rsidRPr="00D61358" w:rsidTr="00067A2F">
        <w:trPr>
          <w:trHeight w:val="2565"/>
        </w:trPr>
        <w:tc>
          <w:tcPr>
            <w:tcW w:w="5000" w:type="pct"/>
            <w:shd w:val="clear" w:color="auto" w:fill="auto"/>
          </w:tcPr>
          <w:p w:rsidR="00B21054" w:rsidRPr="00FC3C67" w:rsidRDefault="00B21054" w:rsidP="00067A2F">
            <w:pPr>
              <w:keepNext/>
              <w:spacing w:before="0" w:after="0"/>
              <w:rPr>
                <w:rFonts w:asciiTheme="majorHAnsi" w:hAnsiTheme="majorHAnsi" w:cs="Arial"/>
                <w:b/>
                <w:i/>
                <w:szCs w:val="20"/>
              </w:rPr>
            </w:pPr>
          </w:p>
        </w:tc>
      </w:tr>
    </w:tbl>
    <w:p w:rsidR="00217B2D" w:rsidRDefault="00217B2D" w:rsidP="00217B2D">
      <w:pPr>
        <w:spacing w:before="0" w:after="0"/>
        <w:rPr>
          <w:ins w:id="120" w:author="García Garrido Miguel Ángel [2]" w:date="2020-03-26T12:25:00Z"/>
          <w:rFonts w:asciiTheme="majorHAnsi" w:hAnsiTheme="majorHAnsi"/>
          <w:vanish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  <w:tblPrChange w:id="121" w:author="García Garrido Miguel Ángel" w:date="2020-03-27T19:35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/>
          </w:tblPr>
        </w:tblPrChange>
      </w:tblPr>
      <w:tblGrid>
        <w:gridCol w:w="9286"/>
        <w:tblGridChange w:id="122">
          <w:tblGrid>
            <w:gridCol w:w="9060"/>
          </w:tblGrid>
        </w:tblGridChange>
      </w:tblGrid>
      <w:tr w:rsidR="00217B2D" w:rsidRPr="00D61358" w:rsidTr="00067A2F">
        <w:trPr>
          <w:trHeight w:val="2326"/>
          <w:ins w:id="123" w:author="García Garrido Miguel Ángel [2]" w:date="2020-03-25T19:14:00Z"/>
          <w:trPrChange w:id="124" w:author="García Garrido Miguel Ángel" w:date="2020-03-27T19:35:00Z">
            <w:trPr>
              <w:trHeight w:val="2326"/>
            </w:trPr>
          </w:trPrChange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25" w:author="García Garrido Miguel Ángel" w:date="2020-03-27T19:35:00Z">
              <w:tcPr>
                <w:tcW w:w="9210" w:type="dxa"/>
                <w:tcBorders>
                  <w:top w:val="dashSmallGap" w:sz="4" w:space="0" w:color="auto"/>
                  <w:left w:val="dashSmallGap" w:sz="4" w:space="0" w:color="auto"/>
                  <w:bottom w:val="dashSmallGap" w:sz="4" w:space="0" w:color="auto"/>
                  <w:right w:val="dashSmallGap" w:sz="4" w:space="0" w:color="auto"/>
                </w:tcBorders>
                <w:shd w:val="clear" w:color="auto" w:fill="auto"/>
              </w:tcPr>
            </w:tcPrChange>
          </w:tcPr>
          <w:p w:rsidR="00217B2D" w:rsidRPr="00CE5BEE" w:rsidRDefault="00FC3C67" w:rsidP="00067A2F">
            <w:pPr>
              <w:keepNext/>
              <w:spacing w:before="0" w:after="0"/>
              <w:rPr>
                <w:ins w:id="126" w:author="García Garrido Miguel Ángel [2]" w:date="2020-03-26T16:53:00Z"/>
                <w:rFonts w:asciiTheme="majorHAnsi" w:hAnsiTheme="majorHAnsi" w:cs="Arial"/>
                <w:b/>
                <w:i/>
                <w:szCs w:val="20"/>
                <w:rPrChange w:id="127" w:author="García Garrido Miguel Ángel [2]" w:date="2020-03-26T16:53:00Z">
                  <w:rPr>
                    <w:ins w:id="128" w:author="García Garrido Miguel Ángel [2]" w:date="2020-03-26T16:53:00Z"/>
                    <w:rFonts w:cs="Arial"/>
                    <w:b/>
                    <w:i/>
                  </w:rPr>
                </w:rPrChange>
              </w:rPr>
            </w:pPr>
            <w:ins w:id="129" w:author="García Garrido Miguel Ángel [2]" w:date="2020-03-26T16:53:00Z">
              <w:r w:rsidRPr="00FC3C67">
                <w:rPr>
                  <w:rFonts w:asciiTheme="majorHAnsi" w:hAnsiTheme="majorHAnsi" w:cs="Arial"/>
                  <w:b/>
                  <w:i/>
                  <w:szCs w:val="20"/>
                  <w:rPrChange w:id="130" w:author="García Garrido Miguel Ángel [2]" w:date="2020-03-26T16:53:00Z">
                    <w:rPr>
                      <w:rFonts w:cs="Arial"/>
                      <w:b/>
                      <w:i/>
                    </w:rPr>
                  </w:rPrChange>
                </w:rPr>
                <w:t xml:space="preserve">Cuestión </w:t>
              </w:r>
            </w:ins>
            <w:r w:rsidR="00A75BA1">
              <w:rPr>
                <w:rFonts w:asciiTheme="majorHAnsi" w:hAnsiTheme="majorHAnsi" w:cs="Arial"/>
                <w:b/>
                <w:i/>
                <w:szCs w:val="20"/>
              </w:rPr>
              <w:t>6</w:t>
            </w:r>
          </w:p>
          <w:p w:rsidR="00000000" w:rsidRDefault="00FC3C67">
            <w:pPr>
              <w:pStyle w:val="Prrafodelista"/>
              <w:keepNext/>
              <w:numPr>
                <w:ilvl w:val="0"/>
                <w:numId w:val="17"/>
              </w:numPr>
              <w:jc w:val="both"/>
              <w:rPr>
                <w:ins w:id="131" w:author="García Garrido Miguel Ángel [2]" w:date="2020-03-26T17:01:00Z"/>
                <w:rFonts w:asciiTheme="majorHAnsi" w:hAnsiTheme="majorHAnsi" w:cs="Arial"/>
                <w:szCs w:val="20"/>
                <w:rPrChange w:id="132" w:author="García Garrido Miguel Ángel" w:date="2020-03-27T19:35:00Z">
                  <w:rPr>
                    <w:ins w:id="133" w:author="García Garrido Miguel Ángel [2]" w:date="2020-03-26T17:01:00Z"/>
                  </w:rPr>
                </w:rPrChange>
              </w:rPr>
              <w:pPrChange w:id="134" w:author="García Garrido Miguel Ángel" w:date="2020-03-27T19:35:00Z">
                <w:pPr>
                  <w:keepNext/>
                  <w:spacing w:before="0" w:after="0"/>
                </w:pPr>
              </w:pPrChange>
            </w:pPr>
            <w:ins w:id="135" w:author="García Garrido Miguel Ángel [2]" w:date="2020-03-25T19:14:00Z">
              <w:r w:rsidRPr="00FC3C67">
                <w:rPr>
                  <w:rFonts w:asciiTheme="majorHAnsi" w:hAnsiTheme="majorHAnsi" w:cs="Arial"/>
                  <w:i/>
                  <w:szCs w:val="20"/>
                  <w:rPrChange w:id="136" w:author="García Garrido Miguel Ángel" w:date="2020-03-27T19:35:00Z">
                    <w:rPr/>
                  </w:rPrChange>
                </w:rPr>
                <w:t>Indique cuál debe</w:t>
              </w:r>
            </w:ins>
            <w:ins w:id="137" w:author="García Garrido Miguel Ángel [2]" w:date="2020-03-26T17:05:00Z">
              <w:r w:rsidRPr="00FC3C67">
                <w:rPr>
                  <w:rFonts w:asciiTheme="majorHAnsi" w:hAnsiTheme="majorHAnsi" w:cs="Arial"/>
                  <w:i/>
                  <w:szCs w:val="20"/>
                  <w:rPrChange w:id="138" w:author="García Garrido Miguel Ángel" w:date="2020-03-27T19:35:00Z">
                    <w:rPr/>
                  </w:rPrChange>
                </w:rPr>
                <w:t>ría</w:t>
              </w:r>
            </w:ins>
            <w:ins w:id="139" w:author="García Garrido Miguel Ángel [2]" w:date="2020-03-25T19:14:00Z">
              <w:r w:rsidRPr="00FC3C67">
                <w:rPr>
                  <w:rFonts w:asciiTheme="majorHAnsi" w:hAnsiTheme="majorHAnsi" w:cs="Arial"/>
                  <w:i/>
                  <w:szCs w:val="20"/>
                  <w:rPrChange w:id="140" w:author="García Garrido Miguel Ángel" w:date="2020-03-27T19:35:00Z">
                    <w:rPr>
                      <w:rFonts w:cs="Arial"/>
                      <w:i/>
                      <w:szCs w:val="20"/>
                    </w:rPr>
                  </w:rPrChange>
                </w:rPr>
                <w:t xml:space="preserve"> ser el número </w:t>
              </w:r>
            </w:ins>
            <w:ins w:id="141" w:author="García Garrido Miguel Ángel [2]" w:date="2020-03-26T17:05:00Z">
              <w:r w:rsidRPr="00FC3C67">
                <w:rPr>
                  <w:rFonts w:asciiTheme="majorHAnsi" w:hAnsiTheme="majorHAnsi" w:cs="Arial"/>
                  <w:i/>
                  <w:szCs w:val="20"/>
                  <w:rPrChange w:id="142" w:author="García Garrido Miguel Ángel" w:date="2020-03-27T19:35:00Z">
                    <w:rPr/>
                  </w:rPrChange>
                </w:rPr>
                <w:t xml:space="preserve">mínimo </w:t>
              </w:r>
            </w:ins>
            <w:ins w:id="143" w:author="García Garrido Miguel Ángel [2]" w:date="2020-03-25T19:14:00Z">
              <w:r w:rsidRPr="00FC3C67">
                <w:rPr>
                  <w:rFonts w:asciiTheme="majorHAnsi" w:hAnsiTheme="majorHAnsi" w:cs="Arial"/>
                  <w:i/>
                  <w:szCs w:val="20"/>
                  <w:rPrChange w:id="144" w:author="García Garrido Miguel Ángel" w:date="2020-03-27T19:35:00Z">
                    <w:rPr>
                      <w:rFonts w:cs="Arial"/>
                      <w:i/>
                      <w:szCs w:val="20"/>
                    </w:rPr>
                  </w:rPrChange>
                </w:rPr>
                <w:t>de bits que se debe</w:t>
              </w:r>
            </w:ins>
            <w:ins w:id="145" w:author="García Garrido Miguel Ángel [2]" w:date="2020-03-26T17:05:00Z">
              <w:r w:rsidRPr="00FC3C67">
                <w:rPr>
                  <w:rFonts w:asciiTheme="majorHAnsi" w:hAnsiTheme="majorHAnsi" w:cs="Arial"/>
                  <w:i/>
                  <w:szCs w:val="20"/>
                  <w:rPrChange w:id="146" w:author="García Garrido Miguel Ángel" w:date="2020-03-27T19:35:00Z">
                    <w:rPr/>
                  </w:rPrChange>
                </w:rPr>
                <w:t>rían</w:t>
              </w:r>
            </w:ins>
            <w:ins w:id="147" w:author="García Garrido Miguel Ángel [2]" w:date="2020-03-25T19:14:00Z">
              <w:r w:rsidRPr="00FC3C67">
                <w:rPr>
                  <w:rFonts w:asciiTheme="majorHAnsi" w:hAnsiTheme="majorHAnsi" w:cs="Arial"/>
                  <w:i/>
                  <w:szCs w:val="20"/>
                  <w:rPrChange w:id="148" w:author="García Garrido Miguel Ángel" w:date="2020-03-27T19:35:00Z">
                    <w:rPr>
                      <w:rFonts w:cs="Arial"/>
                      <w:i/>
                      <w:szCs w:val="20"/>
                    </w:rPr>
                  </w:rPrChange>
                </w:rPr>
                <w:t xml:space="preserve"> utilizar para representar el valor de </w:t>
              </w:r>
              <w:r w:rsidRPr="00FC3C67">
                <w:rPr>
                  <w:rFonts w:asciiTheme="majorHAnsi" w:hAnsiTheme="majorHAnsi" w:cs="Arial"/>
                  <w:b/>
                  <w:i/>
                  <w:szCs w:val="20"/>
                  <w:rPrChange w:id="149" w:author="García Garrido Miguel Ángel" w:date="2020-03-27T19:35:00Z">
                    <w:rPr>
                      <w:rFonts w:cs="Arial"/>
                      <w:i/>
                      <w:szCs w:val="20"/>
                    </w:rPr>
                  </w:rPrChange>
                </w:rPr>
                <w:t>N</w:t>
              </w:r>
              <w:r w:rsidRPr="00FC3C67">
                <w:rPr>
                  <w:rFonts w:asciiTheme="majorHAnsi" w:hAnsiTheme="majorHAnsi" w:cs="Arial"/>
                  <w:i/>
                  <w:szCs w:val="20"/>
                  <w:rPrChange w:id="150" w:author="García Garrido Miguel Ángel" w:date="2020-03-27T19:35:00Z">
                    <w:rPr>
                      <w:rFonts w:cs="Arial"/>
                      <w:i/>
                      <w:szCs w:val="20"/>
                    </w:rPr>
                  </w:rPrChange>
                </w:rPr>
                <w:t>.</w:t>
              </w:r>
            </w:ins>
            <w:ins w:id="151" w:author="García Garrido Miguel Ángel [2]" w:date="2020-03-26T17:01:00Z">
              <w:r w:rsidRPr="00FC3C67">
                <w:rPr>
                  <w:rFonts w:asciiTheme="majorHAnsi" w:hAnsiTheme="majorHAnsi" w:cs="Arial"/>
                  <w:i/>
                  <w:szCs w:val="20"/>
                  <w:rPrChange w:id="152" w:author="García Garrido Miguel Ángel" w:date="2020-03-27T19:35:00Z">
                    <w:rPr/>
                  </w:rPrChange>
                </w:rPr>
                <w:t xml:space="preserve"> Justifique la respuesta.</w:t>
              </w:r>
            </w:ins>
          </w:p>
          <w:p w:rsidR="00000000" w:rsidRDefault="00A7502E">
            <w:pPr>
              <w:keepNext/>
              <w:spacing w:before="0" w:after="0"/>
              <w:jc w:val="left"/>
              <w:rPr>
                <w:ins w:id="153" w:author="García Garrido Miguel Ángel [2]" w:date="2020-03-25T19:14:00Z"/>
                <w:rFonts w:asciiTheme="majorHAnsi" w:hAnsiTheme="majorHAnsi" w:cs="Arial"/>
                <w:szCs w:val="20"/>
              </w:rPr>
              <w:pPrChange w:id="154" w:author="García Garrido Miguel Ángel [2]" w:date="2020-03-26T17:05:00Z">
                <w:pPr>
                  <w:keepNext/>
                  <w:spacing w:before="0" w:after="0"/>
                  <w:ind w:left="280"/>
                  <w:jc w:val="left"/>
                </w:pPr>
              </w:pPrChange>
            </w:pPr>
          </w:p>
          <w:p w:rsidR="00000000" w:rsidRDefault="00A7502E">
            <w:pPr>
              <w:keepNext/>
              <w:spacing w:before="0" w:after="0"/>
              <w:jc w:val="left"/>
              <w:rPr>
                <w:ins w:id="155" w:author="García Garrido Miguel Ángel [2]" w:date="2020-03-25T19:14:00Z"/>
                <w:rFonts w:asciiTheme="majorHAnsi" w:hAnsiTheme="majorHAnsi" w:cs="Arial"/>
                <w:b/>
                <w:i/>
                <w:szCs w:val="20"/>
                <w:rPrChange w:id="156" w:author="García Garrido Miguel Ángel [2]" w:date="2020-03-25T19:15:00Z">
                  <w:rPr>
                    <w:ins w:id="157" w:author="García Garrido Miguel Ángel [2]" w:date="2020-03-25T19:14:00Z"/>
                    <w:rFonts w:cs="Arial"/>
                    <w:b/>
                    <w:i/>
                    <w:szCs w:val="20"/>
                  </w:rPr>
                </w:rPrChange>
              </w:rPr>
              <w:pPrChange w:id="158" w:author="García Garrido Miguel Ángel [2]" w:date="2020-03-26T17:05:00Z">
                <w:pPr>
                  <w:keepNext/>
                  <w:spacing w:before="0" w:after="0"/>
                  <w:ind w:left="280"/>
                  <w:jc w:val="left"/>
                </w:pPr>
              </w:pPrChange>
            </w:pPr>
          </w:p>
          <w:p w:rsidR="00217B2D" w:rsidRPr="00D61358" w:rsidRDefault="00B21054" w:rsidP="00067A2F">
            <w:pPr>
              <w:rPr>
                <w:ins w:id="159" w:author="García Garrido Miguel Ángel [2]" w:date="2020-03-25T19:14:00Z"/>
                <w:rFonts w:asciiTheme="majorHAnsi" w:hAnsiTheme="majorHAnsi"/>
                <w:rPrChange w:id="160" w:author="García Garrido Miguel Ángel [2]" w:date="2020-03-25T19:15:00Z">
                  <w:rPr>
                    <w:ins w:id="161" w:author="García Garrido Miguel Ángel [2]" w:date="2020-03-25T19:14:00Z"/>
                  </w:rPr>
                </w:rPrChange>
              </w:rPr>
            </w:pPr>
            <w:r>
              <w:rPr>
                <w:rFonts w:asciiTheme="majorHAnsi" w:hAnsiTheme="majorHAnsi"/>
              </w:rPr>
              <w:t>El número mínimo de bit para representar 50000000 es 26.</w:t>
            </w:r>
          </w:p>
        </w:tc>
      </w:tr>
    </w:tbl>
    <w:p w:rsidR="00217B2D" w:rsidRPr="00D61358" w:rsidRDefault="00217B2D" w:rsidP="00217B2D">
      <w:pPr>
        <w:rPr>
          <w:ins w:id="162" w:author="García Garrido Miguel Ángel [2]" w:date="2020-03-25T19:14:00Z"/>
          <w:rFonts w:asciiTheme="majorHAnsi" w:hAnsiTheme="majorHAnsi"/>
          <w:rPrChange w:id="163" w:author="García Garrido Miguel Ángel [2]" w:date="2020-03-25T19:15:00Z">
            <w:rPr>
              <w:ins w:id="164" w:author="García Garrido Miguel Ángel [2]" w:date="2020-03-25T19:14:00Z"/>
            </w:rPr>
          </w:rPrChange>
        </w:rPr>
      </w:pPr>
    </w:p>
    <w:p w:rsidR="00000000" w:rsidRDefault="00A7502E">
      <w:pPr>
        <w:pStyle w:val="Epgrafe"/>
        <w:rPr>
          <w:ins w:id="165" w:author="García Garrido Miguel Ángel [2]" w:date="2020-03-25T19:14:00Z"/>
          <w:b/>
          <w:i/>
          <w:rPrChange w:id="166" w:author="García Garrido Miguel Ángel [2]" w:date="2020-03-26T16:54:00Z">
            <w:rPr>
              <w:ins w:id="167" w:author="García Garrido Miguel Ángel [2]" w:date="2020-03-25T19:14:00Z"/>
              <w:rFonts w:asciiTheme="majorHAnsi" w:hAnsiTheme="majorHAnsi"/>
            </w:rPr>
          </w:rPrChange>
        </w:rPr>
        <w:pPrChange w:id="168" w:author="García Garrido Miguel Ángel [2]" w:date="2020-03-26T16:54:00Z">
          <w:pPr>
            <w:spacing w:before="0" w:after="0"/>
            <w:jc w:val="left"/>
          </w:pPr>
        </w:pPrChange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6A63FF" w:rsidTr="00067A2F">
        <w:trPr>
          <w:ins w:id="169" w:author="García Garrido Miguel Ángel [2]" w:date="2020-03-26T16:26:00Z"/>
        </w:trPr>
        <w:tc>
          <w:tcPr>
            <w:tcW w:w="9060" w:type="dxa"/>
          </w:tcPr>
          <w:p w:rsidR="006A63FF" w:rsidRDefault="00FC3C67" w:rsidP="00067A2F">
            <w:pPr>
              <w:keepNext/>
              <w:spacing w:before="0" w:after="0"/>
              <w:rPr>
                <w:ins w:id="170" w:author="García Garrido Miguel Ángel [2]" w:date="2020-03-26T16:26:00Z"/>
                <w:rFonts w:asciiTheme="majorHAnsi" w:hAnsiTheme="majorHAnsi"/>
                <w:b/>
                <w:i/>
              </w:rPr>
            </w:pPr>
            <w:ins w:id="171" w:author="García Garrido Miguel Ángel [2]" w:date="2020-03-26T16:54:00Z">
              <w:r w:rsidRPr="00FC3C67">
                <w:rPr>
                  <w:rFonts w:asciiTheme="majorHAnsi" w:hAnsiTheme="majorHAnsi"/>
                  <w:b/>
                  <w:i/>
                  <w:rPrChange w:id="172" w:author="García Garrido Miguel Ángel [2]" w:date="2020-03-26T16:54:00Z">
                    <w:rPr>
                      <w:b/>
                      <w:i/>
                    </w:rPr>
                  </w:rPrChange>
                </w:rPr>
                <w:t>Cuestión</w:t>
              </w:r>
            </w:ins>
            <w:r w:rsidR="00A75BA1">
              <w:rPr>
                <w:rFonts w:asciiTheme="majorHAnsi" w:hAnsiTheme="majorHAnsi"/>
                <w:b/>
                <w:i/>
              </w:rPr>
              <w:t xml:space="preserve"> 7</w:t>
            </w:r>
          </w:p>
          <w:p w:rsidR="006A63FF" w:rsidRPr="001B242C" w:rsidRDefault="006A63FF" w:rsidP="006A63FF">
            <w:pPr>
              <w:pStyle w:val="Prrafodelista"/>
              <w:keepNext/>
              <w:numPr>
                <w:ilvl w:val="0"/>
                <w:numId w:val="18"/>
              </w:numPr>
              <w:jc w:val="both"/>
              <w:rPr>
                <w:ins w:id="173" w:author="García Garrido Miguel Ángel [2]" w:date="2020-03-26T16:26:00Z"/>
                <w:rFonts w:asciiTheme="majorHAnsi" w:hAnsiTheme="majorHAnsi"/>
                <w:b/>
                <w:i/>
              </w:rPr>
            </w:pPr>
            <w:ins w:id="174" w:author="García Garrido Miguel Ángel [2]" w:date="2020-03-26T16:26:00Z">
              <w:r w:rsidRPr="001B242C">
                <w:rPr>
                  <w:rFonts w:asciiTheme="majorHAnsi" w:hAnsiTheme="majorHAnsi"/>
                  <w:i/>
                </w:rPr>
                <w:t xml:space="preserve">Cree un nuevo esquemático (File –&gt; New -&gt;Design Files &gt; Block Diagram/Schematic File) </w:t>
              </w:r>
            </w:ins>
            <w:ins w:id="175" w:author="García Garrido Miguel Ángel [2]" w:date="2020-03-26T16:32:00Z">
              <w:r>
                <w:rPr>
                  <w:rFonts w:asciiTheme="majorHAnsi" w:hAnsiTheme="majorHAnsi"/>
                  <w:i/>
                </w:rPr>
                <w:t>tal y como se muestra en la</w:t>
              </w:r>
            </w:ins>
            <w:r w:rsidR="00773233">
              <w:rPr>
                <w:rFonts w:asciiTheme="majorHAnsi" w:hAnsiTheme="majorHAnsi"/>
                <w:i/>
              </w:rPr>
              <w:t>Figura 8</w:t>
            </w:r>
            <w:ins w:id="176" w:author="García Garrido Miguel Ángel [2]" w:date="2020-03-26T16:33:00Z">
              <w:r>
                <w:rPr>
                  <w:rFonts w:asciiTheme="majorHAnsi" w:hAnsiTheme="majorHAnsi"/>
                  <w:i/>
                </w:rPr>
                <w:t xml:space="preserve">, </w:t>
              </w:r>
            </w:ins>
            <w:ins w:id="177" w:author="García Garrido Miguel Ángel [2]" w:date="2020-03-26T16:26:00Z">
              <w:r w:rsidRPr="001B242C">
                <w:rPr>
                  <w:rFonts w:asciiTheme="majorHAnsi" w:hAnsiTheme="majorHAnsi"/>
                  <w:i/>
                </w:rPr>
                <w:t>carg</w:t>
              </w:r>
            </w:ins>
            <w:ins w:id="178" w:author="García Garrido Miguel Ángel [2]" w:date="2020-03-26T16:33:00Z">
              <w:r>
                <w:rPr>
                  <w:rFonts w:asciiTheme="majorHAnsi" w:hAnsiTheme="majorHAnsi"/>
                  <w:i/>
                </w:rPr>
                <w:t>ando</w:t>
              </w:r>
            </w:ins>
            <w:ins w:id="179" w:author="García Garrido Miguel Ángel [2]" w:date="2020-03-26T16:29:00Z">
              <w:r>
                <w:rPr>
                  <w:rFonts w:asciiTheme="majorHAnsi" w:hAnsiTheme="majorHAnsi"/>
                  <w:i/>
                </w:rPr>
                <w:t>los</w:t>
              </w:r>
            </w:ins>
            <w:ins w:id="180" w:author="García Garrido Miguel Ángel [2]" w:date="2020-03-26T16:26:00Z">
              <w:r w:rsidRPr="001B242C">
                <w:rPr>
                  <w:rFonts w:asciiTheme="majorHAnsi" w:hAnsiTheme="majorHAnsi"/>
                  <w:i/>
                </w:rPr>
                <w:t xml:space="preserve"> símbolo</w:t>
              </w:r>
            </w:ins>
            <w:ins w:id="181" w:author="García Garrido Miguel Ángel [2]" w:date="2020-03-26T16:29:00Z">
              <w:r>
                <w:rPr>
                  <w:rFonts w:asciiTheme="majorHAnsi" w:hAnsiTheme="majorHAnsi"/>
                  <w:i/>
                </w:rPr>
                <w:t>s</w:t>
              </w:r>
              <w:r w:rsidR="00FC3C67" w:rsidRPr="00FC3C67">
                <w:rPr>
                  <w:rFonts w:asciiTheme="majorHAnsi" w:hAnsiTheme="majorHAnsi"/>
                  <w:i/>
                  <w:rPrChange w:id="182" w:author="García Garrido Miguel Ángel [2]" w:date="2020-03-26T16:30:00Z">
                    <w:rPr>
                      <w:rFonts w:asciiTheme="majorHAnsi" w:hAnsiTheme="majorHAnsi"/>
                      <w:b/>
                      <w:i/>
                    </w:rPr>
                  </w:rPrChange>
                </w:rPr>
                <w:t>prescaler_counter.bsf</w:t>
              </w:r>
              <w:r w:rsidRPr="00F5717B">
                <w:rPr>
                  <w:rFonts w:asciiTheme="majorHAnsi" w:hAnsiTheme="majorHAnsi"/>
                </w:rPr>
                <w:t xml:space="preserve"> y </w:t>
              </w:r>
              <w:r w:rsidR="00FC3C67" w:rsidRPr="00FC3C67">
                <w:rPr>
                  <w:rFonts w:asciiTheme="majorHAnsi" w:hAnsiTheme="majorHAnsi"/>
                  <w:i/>
                  <w:rPrChange w:id="183" w:author="García Garrido Miguel Ángel [2]" w:date="2020-03-26T16:30:00Z">
                    <w:rPr>
                      <w:rFonts w:asciiTheme="majorHAnsi" w:hAnsiTheme="majorHAnsi"/>
                      <w:b/>
                      <w:i/>
                    </w:rPr>
                  </w:rPrChange>
                </w:rPr>
                <w:t>prescaler_comparator.bsf</w:t>
              </w:r>
            </w:ins>
            <w:ins w:id="184" w:author="García Garrido Miguel Ángel [2]" w:date="2020-03-26T16:26:00Z">
              <w:r w:rsidRPr="001B242C">
                <w:rPr>
                  <w:rFonts w:asciiTheme="majorHAnsi" w:hAnsiTheme="majorHAnsi"/>
                  <w:i/>
                </w:rPr>
                <w:t xml:space="preserve"> y </w:t>
              </w:r>
            </w:ins>
            <w:ins w:id="185" w:author="García Garrido Miguel Ángel [2]" w:date="2020-03-26T16:44:00Z">
              <w:r>
                <w:rPr>
                  <w:rFonts w:asciiTheme="majorHAnsi" w:hAnsiTheme="majorHAnsi"/>
                  <w:i/>
                </w:rPr>
                <w:t xml:space="preserve">sustituyendo el </w:t>
              </w:r>
            </w:ins>
            <w:ins w:id="186" w:author="García Garrido Miguel Ángel [2]" w:date="2020-03-26T16:47:00Z">
              <w:r>
                <w:rPr>
                  <w:rFonts w:asciiTheme="majorHAnsi" w:hAnsiTheme="majorHAnsi"/>
                  <w:i/>
                </w:rPr>
                <w:t>bloque</w:t>
              </w:r>
            </w:ins>
            <w:ins w:id="187" w:author="García Garrido Miguel Ángel [2]" w:date="2020-03-26T16:44:00Z">
              <w:r>
                <w:rPr>
                  <w:rFonts w:asciiTheme="majorHAnsi" w:hAnsiTheme="majorHAnsi"/>
                  <w:i/>
                </w:rPr>
                <w:t xml:space="preserve"> CC</w:t>
              </w:r>
            </w:ins>
            <w:ins w:id="188" w:author="García Garrido Miguel Ángel [2]" w:date="2020-03-26T16:47:00Z">
              <w:r>
                <w:rPr>
                  <w:rFonts w:asciiTheme="majorHAnsi" w:hAnsiTheme="majorHAnsi"/>
                  <w:i/>
                </w:rPr>
                <w:t xml:space="preserve"> por un circuito combinacional</w:t>
              </w:r>
            </w:ins>
            <w:ins w:id="189" w:author="García Garrido Miguel Ángel [2]" w:date="2020-03-26T16:48:00Z">
              <w:r>
                <w:rPr>
                  <w:rFonts w:asciiTheme="majorHAnsi" w:hAnsiTheme="majorHAnsi"/>
                  <w:i/>
                </w:rPr>
                <w:t xml:space="preserve">para que el </w:t>
              </w:r>
            </w:ins>
            <w:ins w:id="190" w:author="García Garrido Miguel Ángel [2]" w:date="2020-03-26T17:28:00Z">
              <w:r>
                <w:rPr>
                  <w:rFonts w:asciiTheme="majorHAnsi" w:hAnsiTheme="majorHAnsi"/>
                  <w:i/>
                </w:rPr>
                <w:t>P</w:t>
              </w:r>
            </w:ins>
            <w:ins w:id="191" w:author="García Garrido Miguel Ángel [2]" w:date="2020-03-26T16:48:00Z">
              <w:r>
                <w:rPr>
                  <w:rFonts w:asciiTheme="majorHAnsi" w:hAnsiTheme="majorHAnsi"/>
                  <w:i/>
                </w:rPr>
                <w:t xml:space="preserve">rescaler funcione correctamente. </w:t>
              </w:r>
            </w:ins>
            <w:ins w:id="192" w:author="García Garrido Miguel Ángel [2]" w:date="2020-03-26T17:29:00Z">
              <w:r>
                <w:rPr>
                  <w:rFonts w:asciiTheme="majorHAnsi" w:hAnsiTheme="majorHAnsi"/>
                  <w:i/>
                </w:rPr>
                <w:t xml:space="preserve">Justifique el diseño del bloque CC. </w:t>
              </w:r>
            </w:ins>
            <w:ins w:id="193" w:author="García Garrido Miguel Ángel [2]" w:date="2020-03-26T16:48:00Z">
              <w:r>
                <w:rPr>
                  <w:rFonts w:asciiTheme="majorHAnsi" w:hAnsiTheme="majorHAnsi"/>
                  <w:i/>
                </w:rPr>
                <w:t xml:space="preserve">Por último, </w:t>
              </w:r>
            </w:ins>
            <w:ins w:id="194" w:author="García Garrido Miguel Ángel [2]" w:date="2020-03-26T16:26:00Z">
              <w:r w:rsidRPr="001B242C">
                <w:rPr>
                  <w:rFonts w:asciiTheme="majorHAnsi" w:hAnsiTheme="majorHAnsi"/>
                  <w:i/>
                </w:rPr>
                <w:t xml:space="preserve">salve el fichero con el nombre </w:t>
              </w:r>
            </w:ins>
            <w:ins w:id="195" w:author="García Garrido Miguel Ángel [2]" w:date="2020-03-26T16:30:00Z">
              <w:r>
                <w:rPr>
                  <w:rFonts w:asciiTheme="majorHAnsi" w:hAnsiTheme="majorHAnsi"/>
                  <w:b/>
                  <w:i/>
                </w:rPr>
                <w:t>prescaler</w:t>
              </w:r>
            </w:ins>
            <w:ins w:id="196" w:author="García Garrido Miguel Ángel [2]" w:date="2020-03-26T16:26:00Z">
              <w:r w:rsidRPr="001B242C">
                <w:rPr>
                  <w:rFonts w:asciiTheme="majorHAnsi" w:hAnsiTheme="majorHAnsi"/>
                  <w:b/>
                  <w:i/>
                </w:rPr>
                <w:t>.bdf</w:t>
              </w:r>
              <w:r w:rsidRPr="001B242C">
                <w:rPr>
                  <w:rFonts w:asciiTheme="majorHAnsi" w:hAnsiTheme="majorHAnsi"/>
                  <w:i/>
                </w:rPr>
                <w:t xml:space="preserve">. </w:t>
              </w:r>
            </w:ins>
          </w:p>
          <w:p w:rsidR="00000000" w:rsidRDefault="00A7502E">
            <w:pPr>
              <w:keepNext/>
              <w:ind w:left="360"/>
              <w:rPr>
                <w:ins w:id="197" w:author="García Garrido Miguel Ángel [2]" w:date="2020-03-26T16:55:00Z"/>
                <w:rFonts w:asciiTheme="majorHAnsi" w:hAnsiTheme="majorHAnsi"/>
                <w:b/>
                <w:i/>
                <w:rPrChange w:id="198" w:author="García Garrido Miguel Ángel [2]" w:date="2020-03-26T16:55:00Z">
                  <w:rPr>
                    <w:ins w:id="199" w:author="García Garrido Miguel Ángel [2]" w:date="2020-03-26T16:55:00Z"/>
                    <w:rFonts w:asciiTheme="majorHAnsi" w:hAnsiTheme="majorHAnsi"/>
                    <w:i/>
                  </w:rPr>
                </w:rPrChange>
              </w:rPr>
              <w:pPrChange w:id="200" w:author="García Garrido Miguel Ángel [2]" w:date="2020-03-26T16:55:00Z">
                <w:pPr>
                  <w:pStyle w:val="Prrafodelista"/>
                  <w:keepNext/>
                  <w:numPr>
                    <w:numId w:val="17"/>
                  </w:numPr>
                  <w:ind w:left="720" w:hanging="360"/>
                  <w:jc w:val="both"/>
                </w:pPr>
              </w:pPrChange>
            </w:pPr>
          </w:p>
          <w:p w:rsidR="00000000" w:rsidRDefault="00A7502E">
            <w:pPr>
              <w:keepNext/>
              <w:ind w:left="360"/>
              <w:rPr>
                <w:ins w:id="201" w:author="García Garrido Miguel Ángel [2]" w:date="2020-03-26T16:55:00Z"/>
                <w:rFonts w:asciiTheme="majorHAnsi" w:hAnsiTheme="majorHAnsi"/>
                <w:b/>
                <w:i/>
                <w:rPrChange w:id="202" w:author="García Garrido Miguel Ángel [2]" w:date="2020-03-26T16:55:00Z">
                  <w:rPr>
                    <w:ins w:id="203" w:author="García Garrido Miguel Ángel [2]" w:date="2020-03-26T16:55:00Z"/>
                    <w:rFonts w:asciiTheme="majorHAnsi" w:hAnsiTheme="majorHAnsi"/>
                    <w:i/>
                  </w:rPr>
                </w:rPrChange>
              </w:rPr>
              <w:pPrChange w:id="204" w:author="García Garrido Miguel Ángel [2]" w:date="2020-03-26T16:55:00Z">
                <w:pPr>
                  <w:pStyle w:val="Prrafodelista"/>
                  <w:keepNext/>
                  <w:numPr>
                    <w:numId w:val="17"/>
                  </w:numPr>
                  <w:ind w:left="720" w:hanging="360"/>
                  <w:jc w:val="both"/>
                </w:pPr>
              </w:pPrChange>
            </w:pPr>
          </w:p>
          <w:p w:rsidR="00000000" w:rsidRDefault="00A7502E">
            <w:pPr>
              <w:keepNext/>
              <w:ind w:left="360"/>
              <w:rPr>
                <w:ins w:id="205" w:author="García Garrido Miguel Ángel [2]" w:date="2020-03-26T16:55:00Z"/>
                <w:rFonts w:asciiTheme="majorHAnsi" w:hAnsiTheme="majorHAnsi"/>
                <w:b/>
                <w:i/>
                <w:rPrChange w:id="206" w:author="García Garrido Miguel Ángel [2]" w:date="2020-03-26T16:55:00Z">
                  <w:rPr>
                    <w:ins w:id="207" w:author="García Garrido Miguel Ángel [2]" w:date="2020-03-26T16:55:00Z"/>
                    <w:rFonts w:asciiTheme="majorHAnsi" w:hAnsiTheme="majorHAnsi"/>
                    <w:i/>
                  </w:rPr>
                </w:rPrChange>
              </w:rPr>
              <w:pPrChange w:id="208" w:author="García Garrido Miguel Ángel [2]" w:date="2020-03-26T16:55:00Z">
                <w:pPr>
                  <w:pStyle w:val="Prrafodelista"/>
                  <w:keepNext/>
                  <w:numPr>
                    <w:numId w:val="17"/>
                  </w:numPr>
                  <w:ind w:left="720" w:hanging="360"/>
                  <w:jc w:val="both"/>
                </w:pPr>
              </w:pPrChange>
            </w:pPr>
          </w:p>
          <w:p w:rsidR="00000000" w:rsidRDefault="00A7502E">
            <w:pPr>
              <w:keepNext/>
              <w:ind w:left="360"/>
              <w:rPr>
                <w:ins w:id="209" w:author="García Garrido Miguel Ángel [2]" w:date="2020-03-26T16:26:00Z"/>
                <w:rFonts w:asciiTheme="majorHAnsi" w:hAnsiTheme="majorHAnsi"/>
                <w:b/>
                <w:i/>
                <w:rPrChange w:id="210" w:author="García Garrido Miguel Ángel [2]" w:date="2020-03-26T16:55:00Z">
                  <w:rPr>
                    <w:ins w:id="211" w:author="García Garrido Miguel Ángel [2]" w:date="2020-03-26T16:26:00Z"/>
                  </w:rPr>
                </w:rPrChange>
              </w:rPr>
              <w:pPrChange w:id="212" w:author="García Garrido Miguel Ángel [2]" w:date="2020-03-26T16:55:00Z">
                <w:pPr>
                  <w:pStyle w:val="Prrafodelista"/>
                  <w:keepNext/>
                  <w:numPr>
                    <w:numId w:val="17"/>
                  </w:numPr>
                  <w:ind w:left="720" w:hanging="360"/>
                  <w:jc w:val="both"/>
                </w:pPr>
              </w:pPrChange>
            </w:pPr>
          </w:p>
        </w:tc>
      </w:tr>
    </w:tbl>
    <w:p w:rsidR="006A63FF" w:rsidRDefault="006A63FF" w:rsidP="006A63FF">
      <w:pPr>
        <w:keepNext/>
        <w:spacing w:before="0" w:after="0"/>
        <w:rPr>
          <w:ins w:id="213" w:author="García Garrido Miguel Ángel [2]" w:date="2020-03-26T16:26:00Z"/>
          <w:rFonts w:asciiTheme="majorHAnsi" w:hAnsiTheme="majorHAnsi"/>
          <w:b/>
          <w:i/>
        </w:rPr>
      </w:pPr>
    </w:p>
    <w:p w:rsidR="006A63FF" w:rsidRDefault="006A63FF" w:rsidP="006A63FF">
      <w:pPr>
        <w:spacing w:before="0" w:after="0"/>
        <w:jc w:val="left"/>
        <w:rPr>
          <w:ins w:id="214" w:author="García Garrido Miguel Ángel [2]" w:date="2020-03-26T16:24:00Z"/>
          <w:rFonts w:asciiTheme="majorHAnsi" w:hAnsiTheme="majorHAnsi"/>
          <w:highlight w:val="yellow"/>
        </w:rPr>
      </w:pPr>
    </w:p>
    <w:p w:rsidR="00000000" w:rsidRDefault="00B21054">
      <w:pPr>
        <w:spacing w:before="0" w:after="0"/>
        <w:jc w:val="center"/>
        <w:rPr>
          <w:ins w:id="215" w:author="García Garrido Miguel Ángel [2]" w:date="2020-03-26T16:24:00Z"/>
          <w:rFonts w:asciiTheme="majorHAnsi" w:hAnsiTheme="majorHAnsi"/>
          <w:highlight w:val="yellow"/>
        </w:rPr>
        <w:pPrChange w:id="216" w:author="García Garrido Miguel Ángel [2]" w:date="2020-03-26T16:24:00Z">
          <w:pPr>
            <w:spacing w:before="0" w:after="0"/>
            <w:jc w:val="left"/>
          </w:pPr>
        </w:pPrChange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753100" cy="1847850"/>
            <wp:effectExtent l="19050" t="0" r="0" b="0"/>
            <wp:docPr id="4" name="Imagen 3" descr="C:\Users\Aitor\Desktop\PRESCA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tor\Desktop\PRESCALE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A75BA1">
      <w:pPr>
        <w:pStyle w:val="Epgrafe"/>
        <w:jc w:val="center"/>
        <w:rPr>
          <w:ins w:id="217" w:author="García Garrido Miguel Ángel [2]" w:date="2020-03-26T16:48:00Z"/>
        </w:rPr>
        <w:pPrChange w:id="218" w:author="García Garrido Miguel Ángel [2]" w:date="2020-03-26T16:25:00Z">
          <w:pPr>
            <w:spacing w:before="0" w:after="0"/>
            <w:jc w:val="left"/>
          </w:pPr>
        </w:pPrChange>
      </w:pPr>
      <w:bookmarkStart w:id="219" w:name="_Ref36132799"/>
      <w:r>
        <w:rPr>
          <w:i/>
        </w:rPr>
        <w:t>Figura 8</w:t>
      </w:r>
      <w:r w:rsidR="00773233">
        <w:rPr>
          <w:i/>
        </w:rPr>
        <w:t>.</w:t>
      </w:r>
      <w:bookmarkEnd w:id="219"/>
      <w:ins w:id="220" w:author="García Garrido Miguel Ángel [2]" w:date="2020-03-26T16:33:00Z">
        <w:r w:rsidR="006A63FF">
          <w:t xml:space="preserve">Esquema de funcionamiento del </w:t>
        </w:r>
      </w:ins>
      <w:ins w:id="221" w:author="García Garrido Miguel Ángel [2]" w:date="2020-03-26T18:43:00Z">
        <w:r w:rsidR="006A63FF">
          <w:t xml:space="preserve">módulo </w:t>
        </w:r>
      </w:ins>
      <w:ins w:id="222" w:author="García Garrido Miguel Ángel [2]" w:date="2020-03-26T17:27:00Z">
        <w:r w:rsidR="00FC3C67" w:rsidRPr="00FC3C67">
          <w:rPr>
            <w:i/>
            <w:rPrChange w:id="223" w:author="García Garrido Miguel Ángel [2]" w:date="2020-03-26T17:27:00Z">
              <w:rPr>
                <w:bCs/>
              </w:rPr>
            </w:rPrChange>
          </w:rPr>
          <w:t>P</w:t>
        </w:r>
      </w:ins>
      <w:ins w:id="224" w:author="García Garrido Miguel Ángel [2]" w:date="2020-03-26T16:33:00Z">
        <w:r w:rsidR="00FC3C67" w:rsidRPr="00FC3C67">
          <w:rPr>
            <w:i/>
            <w:rPrChange w:id="225" w:author="García Garrido Miguel Ángel [2]" w:date="2020-03-26T17:27:00Z">
              <w:rPr>
                <w:bCs/>
              </w:rPr>
            </w:rPrChange>
          </w:rPr>
          <w:t>rescaler</w:t>
        </w:r>
        <w:r w:rsidR="006A63FF">
          <w:t>.</w:t>
        </w:r>
      </w:ins>
    </w:p>
    <w:p w:rsidR="00000000" w:rsidRDefault="00A7502E">
      <w:pPr>
        <w:rPr>
          <w:ins w:id="226" w:author="García Garrido Miguel Ángel [2]" w:date="2020-03-26T16:48:00Z"/>
          <w:highlight w:val="yellow"/>
        </w:rPr>
        <w:pPrChange w:id="227" w:author="García Garrido Miguel Ángel [2]" w:date="2020-03-26T16:48:00Z">
          <w:pPr>
            <w:spacing w:before="0" w:after="0"/>
            <w:jc w:val="left"/>
          </w:pPr>
        </w:pPrChange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6A63FF" w:rsidTr="00067A2F">
        <w:trPr>
          <w:ins w:id="228" w:author="García Garrido Miguel Ángel [2]" w:date="2020-03-26T16:48:00Z"/>
        </w:trPr>
        <w:tc>
          <w:tcPr>
            <w:tcW w:w="9060" w:type="dxa"/>
          </w:tcPr>
          <w:p w:rsidR="006A63FF" w:rsidRDefault="00FC3C67" w:rsidP="00067A2F">
            <w:pPr>
              <w:keepNext/>
              <w:spacing w:before="0" w:after="0"/>
              <w:rPr>
                <w:ins w:id="229" w:author="García Garrido Miguel Ángel [2]" w:date="2020-03-26T16:48:00Z"/>
                <w:rFonts w:asciiTheme="majorHAnsi" w:hAnsiTheme="majorHAnsi"/>
                <w:b/>
                <w:i/>
              </w:rPr>
            </w:pPr>
            <w:ins w:id="230" w:author="García Garrido Miguel Ángel [2]" w:date="2020-03-26T16:54:00Z">
              <w:r w:rsidRPr="00FC3C67">
                <w:rPr>
                  <w:rFonts w:asciiTheme="majorHAnsi" w:hAnsiTheme="majorHAnsi"/>
                  <w:b/>
                  <w:i/>
                  <w:rPrChange w:id="231" w:author="García Garrido Miguel Ángel [2]" w:date="2020-03-26T16:54:00Z">
                    <w:rPr>
                      <w:b/>
                      <w:i/>
                    </w:rPr>
                  </w:rPrChange>
                </w:rPr>
                <w:t>Cuestión</w:t>
              </w:r>
            </w:ins>
            <w:r w:rsidR="00773233">
              <w:rPr>
                <w:rFonts w:asciiTheme="majorHAnsi" w:hAnsiTheme="majorHAnsi"/>
                <w:b/>
                <w:i/>
              </w:rPr>
              <w:t xml:space="preserve"> 8</w:t>
            </w:r>
          </w:p>
          <w:p w:rsidR="006A63FF" w:rsidRPr="00520F53" w:rsidRDefault="006A63FF" w:rsidP="006A63FF">
            <w:pPr>
              <w:pStyle w:val="Prrafodelista"/>
              <w:keepNext/>
              <w:numPr>
                <w:ilvl w:val="0"/>
                <w:numId w:val="19"/>
              </w:numPr>
              <w:jc w:val="both"/>
              <w:rPr>
                <w:ins w:id="232" w:author="García Garrido Miguel Ángel [2]" w:date="2020-03-26T17:46:00Z"/>
                <w:rFonts w:asciiTheme="majorHAnsi" w:hAnsiTheme="majorHAnsi"/>
                <w:b/>
                <w:i/>
                <w:rPrChange w:id="233" w:author="García Garrido Miguel Ángel [2]" w:date="2020-03-26T17:46:00Z">
                  <w:rPr>
                    <w:ins w:id="234" w:author="García Garrido Miguel Ángel [2]" w:date="2020-03-26T17:46:00Z"/>
                    <w:rFonts w:asciiTheme="majorHAnsi" w:hAnsiTheme="majorHAnsi"/>
                    <w:i/>
                  </w:rPr>
                </w:rPrChange>
              </w:rPr>
            </w:pPr>
            <w:ins w:id="235" w:author="García Garrido Miguel Ángel [2]" w:date="2020-03-27T18:58:00Z">
              <w:r>
                <w:rPr>
                  <w:rFonts w:asciiTheme="majorHAnsi" w:hAnsiTheme="majorHAnsi"/>
                  <w:i/>
                </w:rPr>
                <w:t>Realice una s</w:t>
              </w:r>
            </w:ins>
            <w:ins w:id="236" w:author="García Garrido Miguel Ángel [2]" w:date="2020-03-26T16:48:00Z">
              <w:r w:rsidRPr="001B242C">
                <w:rPr>
                  <w:rFonts w:asciiTheme="majorHAnsi" w:hAnsiTheme="majorHAnsi"/>
                  <w:i/>
                </w:rPr>
                <w:t>imul</w:t>
              </w:r>
            </w:ins>
            <w:ins w:id="237" w:author="García Garrido Miguel Ángel [2]" w:date="2020-03-27T18:58:00Z">
              <w:r>
                <w:rPr>
                  <w:rFonts w:asciiTheme="majorHAnsi" w:hAnsiTheme="majorHAnsi"/>
                  <w:i/>
                </w:rPr>
                <w:t xml:space="preserve">ación </w:t>
              </w:r>
            </w:ins>
            <w:ins w:id="238" w:author="García Garrido Miguel Ángel [2]" w:date="2020-03-26T16:48:00Z">
              <w:r w:rsidRPr="001B242C">
                <w:rPr>
                  <w:rFonts w:asciiTheme="majorHAnsi" w:hAnsiTheme="majorHAnsi"/>
                  <w:i/>
                </w:rPr>
                <w:t>funciona</w:t>
              </w:r>
            </w:ins>
            <w:ins w:id="239" w:author="García Garrido Miguel Ángel [2]" w:date="2020-03-27T19:01:00Z">
              <w:r>
                <w:rPr>
                  <w:rFonts w:asciiTheme="majorHAnsi" w:hAnsiTheme="majorHAnsi"/>
                  <w:i/>
                </w:rPr>
                <w:t>l</w:t>
              </w:r>
            </w:ins>
            <w:ins w:id="240" w:author="García Garrido Miguel Ángel [2]" w:date="2020-03-26T16:48:00Z">
              <w:r w:rsidRPr="001B242C">
                <w:rPr>
                  <w:rFonts w:asciiTheme="majorHAnsi" w:hAnsiTheme="majorHAnsi"/>
                  <w:i/>
                </w:rPr>
                <w:t xml:space="preserve"> del </w:t>
              </w:r>
            </w:ins>
            <w:ins w:id="241" w:author="García Garrido Miguel Ángel [2]" w:date="2020-03-26T17:29:00Z">
              <w:r>
                <w:rPr>
                  <w:rFonts w:asciiTheme="majorHAnsi" w:hAnsiTheme="majorHAnsi"/>
                  <w:i/>
                </w:rPr>
                <w:t>Prescaler</w:t>
              </w:r>
            </w:ins>
            <w:ins w:id="242" w:author="García Garrido Miguel Ángel [2]" w:date="2020-03-26T16:48:00Z">
              <w:r>
                <w:rPr>
                  <w:rFonts w:asciiTheme="majorHAnsi" w:hAnsiTheme="majorHAnsi"/>
                  <w:i/>
                </w:rPr>
                <w:t xml:space="preserve">creando un fichero de simulación </w:t>
              </w:r>
            </w:ins>
            <w:ins w:id="243" w:author="García Garrido Miguel Ángel [2]" w:date="2020-03-26T17:29:00Z">
              <w:r>
                <w:rPr>
                  <w:rFonts w:asciiTheme="majorHAnsi" w:hAnsiTheme="majorHAnsi"/>
                  <w:b/>
                  <w:i/>
                </w:rPr>
                <w:t>prescaler</w:t>
              </w:r>
            </w:ins>
            <w:ins w:id="244" w:author="García Garrido Miguel Ángel [2]" w:date="2020-03-26T16:48:00Z">
              <w:r w:rsidRPr="001B242C">
                <w:rPr>
                  <w:rFonts w:asciiTheme="majorHAnsi" w:hAnsiTheme="majorHAnsi"/>
                  <w:b/>
                  <w:i/>
                </w:rPr>
                <w:t>.</w:t>
              </w:r>
              <w:r>
                <w:rPr>
                  <w:rFonts w:asciiTheme="majorHAnsi" w:hAnsiTheme="majorHAnsi"/>
                  <w:b/>
                  <w:i/>
                </w:rPr>
                <w:t>vwf</w:t>
              </w:r>
              <w:r>
                <w:rPr>
                  <w:rFonts w:asciiTheme="majorHAnsi" w:hAnsiTheme="majorHAnsi"/>
                  <w:i/>
                </w:rPr>
                <w:t xml:space="preserve">, </w:t>
              </w:r>
              <w:r w:rsidRPr="001B242C">
                <w:rPr>
                  <w:rFonts w:asciiTheme="majorHAnsi" w:hAnsiTheme="majorHAnsi"/>
                  <w:i/>
                </w:rPr>
                <w:t>mediante la opción de UniversityProgram VWF (Vector Waveform File) y complete el diagrama de formas de onda de la</w:t>
              </w:r>
            </w:ins>
            <w:r w:rsidR="00773233">
              <w:rPr>
                <w:rFonts w:asciiTheme="majorHAnsi" w:hAnsiTheme="majorHAnsi"/>
                <w:i/>
              </w:rPr>
              <w:t>Figura 9 (</w:t>
            </w:r>
            <w:ins w:id="245" w:author="García Garrido Miguel Ángel [2]" w:date="2020-03-26T17:38:00Z">
              <w:r>
                <w:rPr>
                  <w:rFonts w:asciiTheme="majorHAnsi" w:hAnsiTheme="majorHAnsi"/>
                  <w:i/>
                </w:rPr>
                <w:t xml:space="preserve"> EN_1s y Q_PRESCALER) </w:t>
              </w:r>
            </w:ins>
            <w:ins w:id="246" w:author="García Garrido Miguel Ángel [2]" w:date="2020-03-26T16:48:00Z">
              <w:r w:rsidRPr="001B242C">
                <w:rPr>
                  <w:rFonts w:asciiTheme="majorHAnsi" w:hAnsiTheme="majorHAnsi"/>
                  <w:i/>
                </w:rPr>
                <w:t xml:space="preserve">en la que </w:t>
              </w:r>
              <w:r>
                <w:rPr>
                  <w:rFonts w:asciiTheme="majorHAnsi" w:hAnsiTheme="majorHAnsi"/>
                  <w:i/>
                </w:rPr>
                <w:t xml:space="preserve">tendrá que </w:t>
              </w:r>
              <w:r w:rsidRPr="001B242C">
                <w:rPr>
                  <w:rFonts w:asciiTheme="majorHAnsi" w:hAnsiTheme="majorHAnsi"/>
                  <w:i/>
                </w:rPr>
                <w:t xml:space="preserve">comprobar el </w:t>
              </w:r>
              <w:r>
                <w:rPr>
                  <w:rFonts w:asciiTheme="majorHAnsi" w:hAnsiTheme="majorHAnsi"/>
                  <w:i/>
                </w:rPr>
                <w:t>correcto</w:t>
              </w:r>
              <w:r w:rsidRPr="001B242C">
                <w:rPr>
                  <w:rFonts w:asciiTheme="majorHAnsi" w:hAnsiTheme="majorHAnsi"/>
                  <w:i/>
                </w:rPr>
                <w:t xml:space="preserve"> funciona</w:t>
              </w:r>
              <w:r>
                <w:rPr>
                  <w:rFonts w:asciiTheme="majorHAnsi" w:hAnsiTheme="majorHAnsi"/>
                  <w:i/>
                </w:rPr>
                <w:t>miento.</w:t>
              </w:r>
            </w:ins>
          </w:p>
          <w:p w:rsidR="00000000" w:rsidRDefault="00A7502E">
            <w:pPr>
              <w:keepNext/>
              <w:ind w:left="360"/>
              <w:rPr>
                <w:ins w:id="247" w:author="García Garrido Miguel Ángel [2]" w:date="2020-03-26T16:48:00Z"/>
                <w:rFonts w:asciiTheme="majorHAnsi" w:hAnsiTheme="majorHAnsi"/>
                <w:b/>
                <w:i/>
                <w:rPrChange w:id="248" w:author="García Garrido Miguel Ángel [2]" w:date="2020-03-26T17:46:00Z">
                  <w:rPr>
                    <w:ins w:id="249" w:author="García Garrido Miguel Ángel [2]" w:date="2020-03-26T16:48:00Z"/>
                  </w:rPr>
                </w:rPrChange>
              </w:rPr>
              <w:pPrChange w:id="250" w:author="García Garrido Miguel Ángel [2]" w:date="2020-03-26T17:46:00Z">
                <w:pPr>
                  <w:pStyle w:val="Prrafodelista"/>
                  <w:keepNext/>
                  <w:numPr>
                    <w:numId w:val="18"/>
                  </w:numPr>
                  <w:ind w:left="720" w:hanging="360"/>
                  <w:jc w:val="both"/>
                </w:pPr>
              </w:pPrChange>
            </w:pPr>
          </w:p>
        </w:tc>
      </w:tr>
    </w:tbl>
    <w:p w:rsidR="006A63FF" w:rsidRDefault="006A63FF" w:rsidP="006A63FF">
      <w:pPr>
        <w:keepNext/>
        <w:spacing w:before="0" w:after="0"/>
        <w:rPr>
          <w:ins w:id="251" w:author="García Garrido Miguel Ángel [2]" w:date="2020-03-26T16:48:00Z"/>
          <w:rFonts w:asciiTheme="majorHAnsi" w:hAnsiTheme="majorHAnsi"/>
          <w:b/>
          <w:i/>
        </w:rPr>
      </w:pPr>
    </w:p>
    <w:p w:rsidR="006A63FF" w:rsidRDefault="00B21054" w:rsidP="006A63FF">
      <w:pPr>
        <w:jc w:val="center"/>
        <w:rPr>
          <w:highlight w:val="yellow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751830" cy="1371600"/>
            <wp:effectExtent l="19050" t="0" r="1270" b="0"/>
            <wp:docPr id="6" name="Imagen 4" descr="C:\Users\Aitor\Desktop\figura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itor\Desktop\figura 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FF" w:rsidRDefault="006A63FF" w:rsidP="006A63FF">
      <w:pPr>
        <w:jc w:val="center"/>
        <w:rPr>
          <w:highlight w:val="yellow"/>
        </w:rPr>
      </w:pPr>
    </w:p>
    <w:p w:rsidR="006A63FF" w:rsidRDefault="006A63FF" w:rsidP="006A63FF">
      <w:pPr>
        <w:jc w:val="center"/>
        <w:rPr>
          <w:highlight w:val="yellow"/>
        </w:rPr>
      </w:pPr>
    </w:p>
    <w:p w:rsidR="00000000" w:rsidRDefault="00A7502E">
      <w:pPr>
        <w:jc w:val="center"/>
        <w:rPr>
          <w:ins w:id="252" w:author="García Garrido Miguel Ángel [2]" w:date="2020-03-26T17:32:00Z"/>
          <w:highlight w:val="yellow"/>
        </w:rPr>
        <w:pPrChange w:id="253" w:author="García Garrido Miguel Ángel [2]" w:date="2020-03-26T17:30:00Z">
          <w:pPr>
            <w:spacing w:before="0" w:after="0"/>
            <w:jc w:val="left"/>
          </w:pPr>
        </w:pPrChange>
      </w:pPr>
    </w:p>
    <w:p w:rsidR="00000000" w:rsidRDefault="00773233">
      <w:pPr>
        <w:pStyle w:val="Epgrafe"/>
        <w:jc w:val="center"/>
        <w:rPr>
          <w:ins w:id="254" w:author="García Garrido Miguel Ángel [2]" w:date="2020-03-26T17:30:00Z"/>
          <w:highlight w:val="yellow"/>
        </w:rPr>
        <w:pPrChange w:id="255" w:author="García Garrido Miguel Ángel [2]" w:date="2020-03-26T17:32:00Z">
          <w:pPr>
            <w:spacing w:before="0" w:after="0"/>
            <w:jc w:val="left"/>
          </w:pPr>
        </w:pPrChange>
      </w:pPr>
      <w:r>
        <w:rPr>
          <w:i/>
        </w:rPr>
        <w:t>Figura 9</w:t>
      </w:r>
      <w:ins w:id="256" w:author="García Garrido Miguel Ángel [2]" w:date="2020-03-26T17:32:00Z">
        <w:r w:rsidR="006A63FF">
          <w:t>. Diagrama de formas de onda para la simulación del</w:t>
        </w:r>
      </w:ins>
      <w:ins w:id="257" w:author="García Garrido Miguel Ángel [2]" w:date="2020-03-26T18:50:00Z">
        <w:r w:rsidR="006A63FF">
          <w:t xml:space="preserve"> módulo</w:t>
        </w:r>
      </w:ins>
      <w:ins w:id="258" w:author="García Garrido Miguel Ángel [2]" w:date="2020-03-26T17:33:00Z">
        <w:r w:rsidR="00FC3C67" w:rsidRPr="00FC3C67">
          <w:rPr>
            <w:i/>
            <w:rPrChange w:id="259" w:author="García Garrido Miguel Ángel [2]" w:date="2020-03-26T17:35:00Z">
              <w:rPr>
                <w:bCs/>
              </w:rPr>
            </w:rPrChange>
          </w:rPr>
          <w:t>Prescaler</w:t>
        </w:r>
        <w:r w:rsidR="006A63FF">
          <w:t>.</w:t>
        </w:r>
      </w:ins>
    </w:p>
    <w:p w:rsidR="00217B2D" w:rsidRDefault="00217B2D" w:rsidP="001558C8">
      <w:pPr>
        <w:spacing w:before="0" w:after="0"/>
      </w:pPr>
    </w:p>
    <w:p w:rsidR="004341C2" w:rsidRPr="006A0324" w:rsidRDefault="004341C2" w:rsidP="004341C2">
      <w:pPr>
        <w:pStyle w:val="PREDTIT3"/>
        <w:numPr>
          <w:ilvl w:val="2"/>
          <w:numId w:val="12"/>
        </w:numPr>
        <w:rPr>
          <w:ins w:id="260" w:author="García Garrido Miguel Ángel [2]" w:date="2020-03-26T18:13:00Z"/>
          <w:rFonts w:asciiTheme="majorHAnsi" w:hAnsiTheme="majorHAnsi"/>
          <w:b w:val="0"/>
          <w:i/>
          <w:sz w:val="22"/>
          <w:szCs w:val="22"/>
        </w:rPr>
      </w:pPr>
      <w:bookmarkStart w:id="261" w:name="_Toc37365457"/>
      <w:ins w:id="262" w:author="García Garrido Miguel Ángel [2]" w:date="2020-03-26T18:13:00Z">
        <w:r>
          <w:rPr>
            <w:rFonts w:asciiTheme="majorHAnsi" w:hAnsiTheme="majorHAnsi"/>
            <w:b w:val="0"/>
            <w:i/>
            <w:sz w:val="22"/>
            <w:szCs w:val="22"/>
          </w:rPr>
          <w:t xml:space="preserve">Módulo </w:t>
        </w:r>
      </w:ins>
      <w:ins w:id="263" w:author="García Garrido Miguel Ángel [2]" w:date="2020-03-31T18:55:00Z">
        <w:r>
          <w:rPr>
            <w:rFonts w:asciiTheme="majorHAnsi" w:hAnsiTheme="majorHAnsi"/>
            <w:b w:val="0"/>
            <w:i/>
            <w:sz w:val="22"/>
            <w:szCs w:val="22"/>
          </w:rPr>
          <w:t>M</w:t>
        </w:r>
      </w:ins>
      <w:ins w:id="264" w:author="García Garrido Miguel Ángel [2]" w:date="2020-03-26T18:13:00Z">
        <w:r>
          <w:rPr>
            <w:rFonts w:asciiTheme="majorHAnsi" w:hAnsiTheme="majorHAnsi"/>
            <w:b w:val="0"/>
            <w:i/>
            <w:sz w:val="22"/>
            <w:szCs w:val="22"/>
          </w:rPr>
          <w:t>archa</w:t>
        </w:r>
      </w:ins>
      <w:ins w:id="265" w:author="García Garrido Miguel Ángel [2]" w:date="2020-03-26T18:23:00Z">
        <w:r>
          <w:rPr>
            <w:rFonts w:asciiTheme="majorHAnsi" w:hAnsiTheme="majorHAnsi"/>
            <w:b w:val="0"/>
            <w:i/>
            <w:sz w:val="22"/>
            <w:szCs w:val="22"/>
          </w:rPr>
          <w:t>-</w:t>
        </w:r>
      </w:ins>
      <w:ins w:id="266" w:author="García Garrido Miguel Ángel [2]" w:date="2020-03-31T18:55:00Z">
        <w:r>
          <w:rPr>
            <w:rFonts w:asciiTheme="majorHAnsi" w:hAnsiTheme="majorHAnsi"/>
            <w:b w:val="0"/>
            <w:i/>
            <w:sz w:val="22"/>
            <w:szCs w:val="22"/>
          </w:rPr>
          <w:t>P</w:t>
        </w:r>
      </w:ins>
      <w:ins w:id="267" w:author="García Garrido Miguel Ángel [2]" w:date="2020-03-26T18:13:00Z">
        <w:r>
          <w:rPr>
            <w:rFonts w:asciiTheme="majorHAnsi" w:hAnsiTheme="majorHAnsi"/>
            <w:b w:val="0"/>
            <w:i/>
            <w:sz w:val="22"/>
            <w:szCs w:val="22"/>
          </w:rPr>
          <w:t>aro.</w:t>
        </w:r>
        <w:bookmarkEnd w:id="261"/>
      </w:ins>
    </w:p>
    <w:p w:rsidR="004341C2" w:rsidRDefault="004341C2" w:rsidP="001558C8">
      <w:pPr>
        <w:spacing w:before="0" w:after="0"/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B666F0" w:rsidTr="00067A2F">
        <w:trPr>
          <w:ins w:id="268" w:author="García Garrido Miguel Ángel [2]" w:date="2020-03-26T18:50:00Z"/>
        </w:trPr>
        <w:tc>
          <w:tcPr>
            <w:tcW w:w="9060" w:type="dxa"/>
          </w:tcPr>
          <w:p w:rsidR="00B666F0" w:rsidRDefault="00B666F0" w:rsidP="00067A2F">
            <w:pPr>
              <w:keepNext/>
              <w:spacing w:before="0" w:after="0"/>
              <w:rPr>
                <w:ins w:id="269" w:author="García Garrido Miguel Ángel [2]" w:date="2020-03-26T18:50:00Z"/>
                <w:rFonts w:asciiTheme="majorHAnsi" w:hAnsiTheme="majorHAnsi"/>
                <w:b/>
                <w:i/>
              </w:rPr>
            </w:pPr>
            <w:ins w:id="270" w:author="García Garrido Miguel Ángel [2]" w:date="2020-03-26T18:50:00Z">
              <w:r w:rsidRPr="005E3920">
                <w:rPr>
                  <w:rFonts w:asciiTheme="majorHAnsi" w:hAnsiTheme="majorHAnsi"/>
                  <w:b/>
                  <w:i/>
                </w:rPr>
                <w:lastRenderedPageBreak/>
                <w:t xml:space="preserve">Cuestión </w:t>
              </w:r>
            </w:ins>
            <w:r w:rsidR="00773233">
              <w:rPr>
                <w:rFonts w:asciiTheme="majorHAnsi" w:hAnsiTheme="majorHAnsi"/>
                <w:b/>
                <w:i/>
              </w:rPr>
              <w:t>9</w:t>
            </w:r>
          </w:p>
          <w:p w:rsidR="00000000" w:rsidRDefault="00FC3C67">
            <w:pPr>
              <w:pStyle w:val="Prrafodelista"/>
              <w:keepNext/>
              <w:numPr>
                <w:ilvl w:val="0"/>
                <w:numId w:val="20"/>
              </w:numPr>
              <w:spacing w:before="120" w:after="120"/>
              <w:ind w:left="714" w:hanging="357"/>
              <w:jc w:val="both"/>
              <w:rPr>
                <w:ins w:id="271" w:author="García Garrido Miguel Ángel [2]" w:date="2020-03-30T20:06:00Z"/>
                <w:rFonts w:asciiTheme="majorHAnsi" w:hAnsiTheme="majorHAnsi"/>
                <w:i/>
              </w:rPr>
              <w:pPrChange w:id="272" w:author="García Garrido Miguel Ángel" w:date="2020-03-27T19:36:00Z">
                <w:pPr>
                  <w:pStyle w:val="Prrafodelista"/>
                  <w:keepNext/>
                  <w:numPr>
                    <w:numId w:val="20"/>
                  </w:numPr>
                  <w:ind w:left="720" w:hanging="360"/>
                  <w:jc w:val="both"/>
                </w:pPr>
              </w:pPrChange>
            </w:pPr>
            <w:ins w:id="273" w:author="García Garrido Miguel Ángel [2]" w:date="2020-03-30T20:07:00Z">
              <w:r w:rsidRPr="00FC3C67">
                <w:rPr>
                  <w:rFonts w:asciiTheme="majorHAnsi" w:hAnsiTheme="majorHAnsi"/>
                  <w:i/>
                  <w:rPrChange w:id="274" w:author="García Garrido Miguel Ángel [2]" w:date="2020-03-30T20:07:00Z">
                    <w:rPr>
                      <w:rFonts w:asciiTheme="majorHAnsi" w:hAnsiTheme="majorHAnsi"/>
                      <w:b/>
                      <w:i/>
                    </w:rPr>
                  </w:rPrChange>
                </w:rPr>
                <w:t>A</w:t>
              </w:r>
              <w:r w:rsidR="00B666F0">
                <w:rPr>
                  <w:rFonts w:asciiTheme="majorHAnsi" w:hAnsiTheme="majorHAnsi"/>
                  <w:i/>
                </w:rPr>
                <w:t>ñada los fichero</w:t>
              </w:r>
            </w:ins>
            <w:ins w:id="275" w:author="García Garrido Miguel Ángel [2]" w:date="2020-03-30T20:09:00Z">
              <w:r w:rsidR="00B666F0">
                <w:rPr>
                  <w:rFonts w:asciiTheme="majorHAnsi" w:hAnsiTheme="majorHAnsi"/>
                  <w:i/>
                </w:rPr>
                <w:t>s</w:t>
              </w:r>
            </w:ins>
            <w:ins w:id="276" w:author="García Garrido Miguel Ángel [2]" w:date="2020-03-30T20:07:00Z">
              <w:r w:rsidRPr="00FC3C67">
                <w:rPr>
                  <w:rFonts w:asciiTheme="majorHAnsi" w:hAnsiTheme="majorHAnsi"/>
                  <w:b/>
                  <w:i/>
                  <w:rPrChange w:id="277" w:author="García Garrido Miguel Ángel [2]" w:date="2020-03-30T20:09:00Z">
                    <w:rPr>
                      <w:rFonts w:asciiTheme="majorHAnsi" w:hAnsiTheme="majorHAnsi"/>
                      <w:i/>
                    </w:rPr>
                  </w:rPrChange>
                </w:rPr>
                <w:t>flipflop_D.vhd</w:t>
              </w:r>
              <w:r w:rsidR="00B666F0">
                <w:rPr>
                  <w:rFonts w:asciiTheme="majorHAnsi" w:hAnsiTheme="majorHAnsi"/>
                  <w:i/>
                </w:rPr>
                <w:t xml:space="preserve"> y </w:t>
              </w:r>
            </w:ins>
            <w:ins w:id="278" w:author="García Garrido Miguel Ángel [2]" w:date="2020-03-30T20:08:00Z">
              <w:r w:rsidRPr="00FC3C67">
                <w:rPr>
                  <w:rFonts w:asciiTheme="majorHAnsi" w:hAnsiTheme="majorHAnsi"/>
                  <w:b/>
                  <w:i/>
                  <w:rPrChange w:id="279" w:author="García Garrido Miguel Ángel [2]" w:date="2020-03-30T20:09:00Z">
                    <w:rPr>
                      <w:rFonts w:asciiTheme="majorHAnsi" w:hAnsiTheme="majorHAnsi"/>
                      <w:i/>
                    </w:rPr>
                  </w:rPrChange>
                </w:rPr>
                <w:t>flipflop_T.vhd</w:t>
              </w:r>
            </w:ins>
            <w:ins w:id="280" w:author="García Garrido Miguel Ángel [2]" w:date="2020-03-30T20:09:00Z">
              <w:r w:rsidR="00B666F0">
                <w:rPr>
                  <w:rFonts w:asciiTheme="majorHAnsi" w:hAnsiTheme="majorHAnsi"/>
                  <w:i/>
                </w:rPr>
                <w:t xml:space="preserve">, </w:t>
              </w:r>
            </w:ins>
            <w:ins w:id="281" w:author="García Garrido Miguel Ángel [2]" w:date="2020-03-30T20:08:00Z">
              <w:r w:rsidR="00B666F0">
                <w:rPr>
                  <w:rFonts w:asciiTheme="majorHAnsi" w:hAnsiTheme="majorHAnsi"/>
                  <w:i/>
                </w:rPr>
                <w:t>incluidos en la práctica</w:t>
              </w:r>
            </w:ins>
            <w:ins w:id="282" w:author="García Garrido Miguel Ángel [2]" w:date="2020-03-30T20:09:00Z">
              <w:r w:rsidR="00B666F0">
                <w:rPr>
                  <w:rFonts w:asciiTheme="majorHAnsi" w:hAnsiTheme="majorHAnsi"/>
                  <w:i/>
                </w:rPr>
                <w:t>,</w:t>
              </w:r>
            </w:ins>
            <w:ins w:id="283" w:author="García Garrido Miguel Ángel [2]" w:date="2020-03-30T20:08:00Z">
              <w:r w:rsidR="00B666F0">
                <w:rPr>
                  <w:rFonts w:asciiTheme="majorHAnsi" w:hAnsiTheme="majorHAnsi"/>
                  <w:i/>
                </w:rPr>
                <w:t xml:space="preserve"> al proyecto (Project -&gt;Add/R</w:t>
              </w:r>
            </w:ins>
            <w:ins w:id="284" w:author="García Garrido Miguel Ángel [2]" w:date="2020-03-30T20:09:00Z">
              <w:r w:rsidR="00B666F0">
                <w:rPr>
                  <w:rFonts w:asciiTheme="majorHAnsi" w:hAnsiTheme="majorHAnsi"/>
                  <w:i/>
                </w:rPr>
                <w:t>emove Files in Project…)</w:t>
              </w:r>
            </w:ins>
            <w:ins w:id="285" w:author="García Garrido Miguel Ángel [2]" w:date="2020-03-30T20:10:00Z">
              <w:r w:rsidR="00B666F0">
                <w:rPr>
                  <w:rFonts w:asciiTheme="majorHAnsi" w:hAnsiTheme="majorHAnsi"/>
                  <w:i/>
                </w:rPr>
                <w:t xml:space="preserve"> y cree para cada uno su símbolo correspondiente.</w:t>
              </w:r>
            </w:ins>
          </w:p>
          <w:p w:rsidR="00000000" w:rsidRDefault="00B666F0">
            <w:pPr>
              <w:pStyle w:val="Prrafodelista"/>
              <w:keepNext/>
              <w:numPr>
                <w:ilvl w:val="0"/>
                <w:numId w:val="20"/>
              </w:numPr>
              <w:spacing w:before="120" w:after="120"/>
              <w:ind w:left="714" w:hanging="357"/>
              <w:jc w:val="both"/>
              <w:rPr>
                <w:ins w:id="286" w:author="García Garrido Miguel Ángel [2]" w:date="2020-03-26T19:12:00Z"/>
                <w:rFonts w:asciiTheme="majorHAnsi" w:hAnsiTheme="majorHAnsi"/>
                <w:b/>
                <w:i/>
              </w:rPr>
              <w:pPrChange w:id="287" w:author="García Garrido Miguel Ángel" w:date="2020-03-27T19:36:00Z">
                <w:pPr>
                  <w:pStyle w:val="Prrafodelista"/>
                  <w:keepNext/>
                  <w:numPr>
                    <w:numId w:val="20"/>
                  </w:numPr>
                  <w:ind w:left="720" w:hanging="360"/>
                  <w:jc w:val="both"/>
                </w:pPr>
              </w:pPrChange>
            </w:pPr>
            <w:ins w:id="288" w:author="García Garrido Miguel Ángel [2]" w:date="2020-03-26T19:12:00Z">
              <w:r w:rsidRPr="001B242C">
                <w:rPr>
                  <w:rFonts w:asciiTheme="majorHAnsi" w:hAnsiTheme="majorHAnsi"/>
                  <w:i/>
                </w:rPr>
                <w:t xml:space="preserve">Cree un nuevo esquemático (File –&gt; New -&gt;Design Files &gt; Block Diagram/Schematic File) </w:t>
              </w:r>
              <w:r>
                <w:rPr>
                  <w:rFonts w:asciiTheme="majorHAnsi" w:hAnsiTheme="majorHAnsi"/>
                  <w:i/>
                </w:rPr>
                <w:t>tal y como se muestra en la</w:t>
              </w:r>
            </w:ins>
            <w:r w:rsidR="00773233">
              <w:rPr>
                <w:rFonts w:asciiTheme="majorHAnsi" w:hAnsiTheme="majorHAnsi"/>
                <w:i/>
              </w:rPr>
              <w:t>Figura 10,</w:t>
            </w:r>
            <w:ins w:id="289" w:author="García Garrido Miguel Ángel [2]" w:date="2020-03-30T20:10:00Z">
              <w:r>
                <w:rPr>
                  <w:rFonts w:asciiTheme="majorHAnsi" w:hAnsiTheme="majorHAnsi"/>
                  <w:i/>
                </w:rPr>
                <w:t xml:space="preserve"> incluyendo los símbolos de los biestables creados anteriormente,</w:t>
              </w:r>
            </w:ins>
            <w:ins w:id="290" w:author="García Garrido Miguel Ángel [2]" w:date="2020-03-26T19:14:00Z">
              <w:r>
                <w:rPr>
                  <w:rFonts w:asciiTheme="majorHAnsi" w:hAnsiTheme="majorHAnsi"/>
                  <w:i/>
                </w:rPr>
                <w:t xml:space="preserve"> y </w:t>
              </w:r>
            </w:ins>
            <w:ins w:id="291" w:author="García Garrido Miguel Ángel [2]" w:date="2020-03-26T19:12:00Z">
              <w:r w:rsidRPr="001B242C">
                <w:rPr>
                  <w:rFonts w:asciiTheme="majorHAnsi" w:hAnsiTheme="majorHAnsi"/>
                  <w:i/>
                </w:rPr>
                <w:t xml:space="preserve">salve el fichero con el nombre </w:t>
              </w:r>
            </w:ins>
            <w:ins w:id="292" w:author="García Garrido Miguel Ángel [2]" w:date="2020-03-26T19:14:00Z">
              <w:r>
                <w:rPr>
                  <w:rFonts w:asciiTheme="majorHAnsi" w:hAnsiTheme="majorHAnsi"/>
                  <w:b/>
                  <w:i/>
                </w:rPr>
                <w:t>stop_go</w:t>
              </w:r>
            </w:ins>
            <w:ins w:id="293" w:author="García Garrido Miguel Ángel [2]" w:date="2020-03-26T19:12:00Z">
              <w:r w:rsidRPr="001B242C">
                <w:rPr>
                  <w:rFonts w:asciiTheme="majorHAnsi" w:hAnsiTheme="majorHAnsi"/>
                  <w:b/>
                  <w:i/>
                </w:rPr>
                <w:t>.bdf</w:t>
              </w:r>
              <w:r w:rsidRPr="001B242C">
                <w:rPr>
                  <w:rFonts w:asciiTheme="majorHAnsi" w:hAnsiTheme="majorHAnsi"/>
                  <w:i/>
                </w:rPr>
                <w:t xml:space="preserve">. </w:t>
              </w:r>
            </w:ins>
          </w:p>
          <w:p w:rsidR="00000000" w:rsidRDefault="00B666F0">
            <w:pPr>
              <w:pStyle w:val="Prrafodelista"/>
              <w:keepNext/>
              <w:numPr>
                <w:ilvl w:val="0"/>
                <w:numId w:val="20"/>
              </w:numPr>
              <w:spacing w:before="120" w:after="120"/>
              <w:ind w:left="714" w:hanging="357"/>
              <w:jc w:val="both"/>
              <w:rPr>
                <w:ins w:id="294" w:author="García Garrido Miguel Ángel [2]" w:date="2020-03-26T19:14:00Z"/>
                <w:rFonts w:asciiTheme="majorHAnsi" w:hAnsiTheme="majorHAnsi"/>
                <w:b/>
                <w:i/>
                <w:rPrChange w:id="295" w:author="García Garrido Miguel Ángel [2]" w:date="2020-03-26T19:14:00Z">
                  <w:rPr>
                    <w:ins w:id="296" w:author="García Garrido Miguel Ángel [2]" w:date="2020-03-26T19:14:00Z"/>
                    <w:rFonts w:asciiTheme="majorHAnsi" w:hAnsiTheme="majorHAnsi"/>
                    <w:i/>
                  </w:rPr>
                </w:rPrChange>
              </w:rPr>
              <w:pPrChange w:id="297" w:author="García Garrido Miguel Ángel" w:date="2020-03-27T19:36:00Z">
                <w:pPr>
                  <w:keepNext/>
                </w:pPr>
              </w:pPrChange>
            </w:pPr>
            <w:ins w:id="298" w:author="García Garrido Miguel Ángel [2]" w:date="2020-03-27T19:01:00Z">
              <w:r>
                <w:rPr>
                  <w:rFonts w:asciiTheme="majorHAnsi" w:hAnsiTheme="majorHAnsi"/>
                  <w:i/>
                </w:rPr>
                <w:t>Realice una s</w:t>
              </w:r>
              <w:r w:rsidRPr="001B242C">
                <w:rPr>
                  <w:rFonts w:asciiTheme="majorHAnsi" w:hAnsiTheme="majorHAnsi"/>
                  <w:i/>
                </w:rPr>
                <w:t>imul</w:t>
              </w:r>
              <w:r>
                <w:rPr>
                  <w:rFonts w:asciiTheme="majorHAnsi" w:hAnsiTheme="majorHAnsi"/>
                  <w:i/>
                </w:rPr>
                <w:t>ación temporald</w:t>
              </w:r>
            </w:ins>
            <w:ins w:id="299" w:author="García Garrido Miguel Ángel [2]" w:date="2020-03-26T18:50:00Z">
              <w:r w:rsidRPr="001B242C">
                <w:rPr>
                  <w:rFonts w:asciiTheme="majorHAnsi" w:hAnsiTheme="majorHAnsi"/>
                  <w:i/>
                </w:rPr>
                <w:t xml:space="preserve">el funcionamiento del </w:t>
              </w:r>
              <w:r>
                <w:rPr>
                  <w:rFonts w:asciiTheme="majorHAnsi" w:hAnsiTheme="majorHAnsi"/>
                  <w:i/>
                </w:rPr>
                <w:t>módulo Marcha-</w:t>
              </w:r>
            </w:ins>
            <w:ins w:id="300" w:author="García Garrido Miguel Ángel [2]" w:date="2020-03-26T18:51:00Z">
              <w:r>
                <w:rPr>
                  <w:rFonts w:asciiTheme="majorHAnsi" w:hAnsiTheme="majorHAnsi"/>
                  <w:i/>
                </w:rPr>
                <w:t>Paro</w:t>
              </w:r>
            </w:ins>
            <w:ins w:id="301" w:author="García Garrido Miguel Ángel [2]" w:date="2020-03-26T18:50:00Z">
              <w:r>
                <w:rPr>
                  <w:rFonts w:asciiTheme="majorHAnsi" w:hAnsiTheme="majorHAnsi"/>
                  <w:i/>
                </w:rPr>
                <w:t xml:space="preserve">creando un fichero de simulación </w:t>
              </w:r>
            </w:ins>
            <w:ins w:id="302" w:author="García Garrido Miguel Ángel [2]" w:date="2020-03-26T19:14:00Z">
              <w:r>
                <w:rPr>
                  <w:rFonts w:asciiTheme="majorHAnsi" w:hAnsiTheme="majorHAnsi"/>
                  <w:b/>
                  <w:i/>
                </w:rPr>
                <w:t>stop_go</w:t>
              </w:r>
            </w:ins>
            <w:ins w:id="303" w:author="García Garrido Miguel Ángel [2]" w:date="2020-03-26T18:50:00Z">
              <w:r w:rsidRPr="001B242C">
                <w:rPr>
                  <w:rFonts w:asciiTheme="majorHAnsi" w:hAnsiTheme="majorHAnsi"/>
                  <w:b/>
                  <w:i/>
                </w:rPr>
                <w:t>.</w:t>
              </w:r>
              <w:r>
                <w:rPr>
                  <w:rFonts w:asciiTheme="majorHAnsi" w:hAnsiTheme="majorHAnsi"/>
                  <w:b/>
                  <w:i/>
                </w:rPr>
                <w:t>vwf</w:t>
              </w:r>
              <w:r>
                <w:rPr>
                  <w:rFonts w:asciiTheme="majorHAnsi" w:hAnsiTheme="majorHAnsi"/>
                  <w:i/>
                </w:rPr>
                <w:t xml:space="preserve">, </w:t>
              </w:r>
              <w:r w:rsidRPr="001B242C">
                <w:rPr>
                  <w:rFonts w:asciiTheme="majorHAnsi" w:hAnsiTheme="majorHAnsi"/>
                  <w:i/>
                </w:rPr>
                <w:t>mediante la opción de UniversityProgram VWF (Vector Waveform File) y complete el diagrama de formas de onda de la</w:t>
              </w:r>
            </w:ins>
            <w:r w:rsidR="008F72B2">
              <w:rPr>
                <w:rFonts w:asciiTheme="majorHAnsi" w:hAnsiTheme="majorHAnsi"/>
                <w:i/>
              </w:rPr>
              <w:t>Figura 11</w:t>
            </w:r>
            <w:ins w:id="304" w:author="García Garrido Miguel Ángel [2]" w:date="2020-03-26T18:50:00Z">
              <w:r>
                <w:rPr>
                  <w:rFonts w:asciiTheme="majorHAnsi" w:hAnsiTheme="majorHAnsi"/>
                  <w:i/>
                </w:rPr>
                <w:t xml:space="preserve">( </w:t>
              </w:r>
            </w:ins>
            <w:ins w:id="305" w:author="García Garrido Miguel Ángel [2]" w:date="2020-03-26T18:51:00Z">
              <w:r>
                <w:rPr>
                  <w:rFonts w:asciiTheme="majorHAnsi" w:hAnsiTheme="majorHAnsi"/>
                  <w:i/>
                </w:rPr>
                <w:t>QN</w:t>
              </w:r>
            </w:ins>
            <w:ins w:id="306" w:author="García Garrido Miguel Ángel [2]" w:date="2020-03-26T18:50:00Z">
              <w:r>
                <w:rPr>
                  <w:rFonts w:asciiTheme="majorHAnsi" w:hAnsiTheme="majorHAnsi"/>
                  <w:i/>
                </w:rPr>
                <w:t>_</w:t>
              </w:r>
            </w:ins>
            <w:ins w:id="307" w:author="García Garrido Miguel Ángel [2]" w:date="2020-03-26T18:51:00Z">
              <w:r>
                <w:rPr>
                  <w:rFonts w:asciiTheme="majorHAnsi" w:hAnsiTheme="majorHAnsi"/>
                  <w:i/>
                </w:rPr>
                <w:t>D, CE_T</w:t>
              </w:r>
            </w:ins>
            <w:ins w:id="308" w:author="García Garrido Miguel Ángel [2]" w:date="2020-03-26T18:50:00Z">
              <w:r>
                <w:rPr>
                  <w:rFonts w:asciiTheme="majorHAnsi" w:hAnsiTheme="majorHAnsi"/>
                  <w:i/>
                </w:rPr>
                <w:t xml:space="preserve"> y </w:t>
              </w:r>
            </w:ins>
            <w:ins w:id="309" w:author="García Garrido Miguel Ángel [2]" w:date="2020-03-26T18:51:00Z">
              <w:r>
                <w:rPr>
                  <w:rFonts w:asciiTheme="majorHAnsi" w:hAnsiTheme="majorHAnsi"/>
                  <w:i/>
                </w:rPr>
                <w:t>OUT</w:t>
              </w:r>
            </w:ins>
            <w:ins w:id="310" w:author="García Garrido Miguel Ángel [2]" w:date="2020-03-26T18:50:00Z">
              <w:r>
                <w:rPr>
                  <w:rFonts w:asciiTheme="majorHAnsi" w:hAnsiTheme="majorHAnsi"/>
                  <w:i/>
                </w:rPr>
                <w:t xml:space="preserve">) </w:t>
              </w:r>
              <w:r w:rsidRPr="001B242C">
                <w:rPr>
                  <w:rFonts w:asciiTheme="majorHAnsi" w:hAnsiTheme="majorHAnsi"/>
                  <w:i/>
                </w:rPr>
                <w:t xml:space="preserve">en la que </w:t>
              </w:r>
              <w:r>
                <w:rPr>
                  <w:rFonts w:asciiTheme="majorHAnsi" w:hAnsiTheme="majorHAnsi"/>
                  <w:i/>
                </w:rPr>
                <w:t xml:space="preserve">tendrá que </w:t>
              </w:r>
              <w:r w:rsidRPr="001B242C">
                <w:rPr>
                  <w:rFonts w:asciiTheme="majorHAnsi" w:hAnsiTheme="majorHAnsi"/>
                  <w:i/>
                </w:rPr>
                <w:t xml:space="preserve">comprobar el </w:t>
              </w:r>
              <w:r>
                <w:rPr>
                  <w:rFonts w:asciiTheme="majorHAnsi" w:hAnsiTheme="majorHAnsi"/>
                  <w:i/>
                </w:rPr>
                <w:t>correcto</w:t>
              </w:r>
              <w:r w:rsidRPr="001B242C">
                <w:rPr>
                  <w:rFonts w:asciiTheme="majorHAnsi" w:hAnsiTheme="majorHAnsi"/>
                  <w:i/>
                </w:rPr>
                <w:t xml:space="preserve"> funciona</w:t>
              </w:r>
              <w:r>
                <w:rPr>
                  <w:rFonts w:asciiTheme="majorHAnsi" w:hAnsiTheme="majorHAnsi"/>
                  <w:i/>
                </w:rPr>
                <w:t>miento.</w:t>
              </w:r>
            </w:ins>
          </w:p>
          <w:p w:rsidR="00000000" w:rsidRDefault="00A7502E">
            <w:pPr>
              <w:keepNext/>
              <w:ind w:left="360"/>
              <w:rPr>
                <w:ins w:id="311" w:author="García Garrido Miguel Ángel [2]" w:date="2020-03-26T18:50:00Z"/>
                <w:rFonts w:asciiTheme="majorHAnsi" w:hAnsiTheme="majorHAnsi"/>
                <w:b/>
                <w:i/>
                <w:rPrChange w:id="312" w:author="García Garrido Miguel Ángel [2]" w:date="2020-03-26T19:14:00Z">
                  <w:rPr>
                    <w:ins w:id="313" w:author="García Garrido Miguel Ángel [2]" w:date="2020-03-26T18:50:00Z"/>
                  </w:rPr>
                </w:rPrChange>
              </w:rPr>
              <w:pPrChange w:id="314" w:author="García Garrido Miguel Ángel [2]" w:date="2020-03-26T19:14:00Z">
                <w:pPr>
                  <w:keepNext/>
                </w:pPr>
              </w:pPrChange>
            </w:pPr>
          </w:p>
        </w:tc>
      </w:tr>
    </w:tbl>
    <w:p w:rsidR="00000000" w:rsidRDefault="00B21054">
      <w:pPr>
        <w:rPr>
          <w:ins w:id="315" w:author="García Garrido Miguel Ángel [2]" w:date="2020-03-26T18:49:00Z"/>
        </w:rPr>
        <w:pPrChange w:id="316" w:author="García Garrido Miguel Ángel [2]" w:date="2020-03-26T18:20:00Z">
          <w:pPr>
            <w:pStyle w:val="Prrafodelista"/>
            <w:numPr>
              <w:numId w:val="12"/>
            </w:numPr>
            <w:ind w:left="504" w:hanging="504"/>
            <w:jc w:val="center"/>
          </w:pPr>
        </w:pPrChange>
      </w:pPr>
      <w:r>
        <w:rPr>
          <w:noProof/>
        </w:rPr>
        <w:drawing>
          <wp:inline distT="0" distB="0" distL="0" distR="0">
            <wp:extent cx="5751830" cy="1416050"/>
            <wp:effectExtent l="19050" t="0" r="1270" b="0"/>
            <wp:docPr id="15" name="Imagen 9" descr="C:\Users\Aitor\Desktop\figura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itor\Desktop\figura 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A9" w:rsidRDefault="00E27AA9" w:rsidP="00E27AA9">
      <w:pPr>
        <w:pStyle w:val="Epgrafe"/>
        <w:jc w:val="center"/>
      </w:pPr>
      <w:bookmarkStart w:id="317" w:name="_Ref36141101"/>
    </w:p>
    <w:p w:rsidR="00E27AA9" w:rsidRDefault="00E27AA9" w:rsidP="00E27AA9"/>
    <w:p w:rsidR="00E27AA9" w:rsidRPr="00E27AA9" w:rsidRDefault="00E27AA9" w:rsidP="00E27AA9"/>
    <w:bookmarkEnd w:id="317"/>
    <w:p w:rsidR="00000000" w:rsidRDefault="008F72B2">
      <w:pPr>
        <w:pStyle w:val="Epgrafe"/>
        <w:jc w:val="center"/>
        <w:rPr>
          <w:ins w:id="318" w:author="García Garrido Miguel Ángel [2]" w:date="2020-03-26T18:50:00Z"/>
        </w:rPr>
        <w:pPrChange w:id="319" w:author="García Garrido Miguel Ángel [2]" w:date="2020-03-26T18:49:00Z">
          <w:pPr>
            <w:pStyle w:val="Prrafodelista"/>
            <w:numPr>
              <w:numId w:val="12"/>
            </w:numPr>
            <w:ind w:left="504" w:hanging="504"/>
            <w:jc w:val="center"/>
          </w:pPr>
        </w:pPrChange>
      </w:pPr>
      <w:r>
        <w:rPr>
          <w:i/>
        </w:rPr>
        <w:t>Figura 11</w:t>
      </w:r>
      <w:ins w:id="320" w:author="García Garrido Miguel Ángel [2]" w:date="2020-03-26T18:49:00Z">
        <w:r w:rsidR="00B666F0">
          <w:t xml:space="preserve">. </w:t>
        </w:r>
      </w:ins>
      <w:ins w:id="321" w:author="García Garrido Miguel Ángel [2]" w:date="2020-03-26T18:50:00Z">
        <w:r w:rsidR="00B666F0">
          <w:t xml:space="preserve">Diagrama de formas de onda para la simulación del módulo </w:t>
        </w:r>
        <w:r w:rsidR="00FC3C67" w:rsidRPr="00FC3C67">
          <w:rPr>
            <w:i/>
            <w:rPrChange w:id="322" w:author="García Garrido Miguel Ángel [2]" w:date="2020-03-26T18:50:00Z">
              <w:rPr>
                <w:bCs/>
              </w:rPr>
            </w:rPrChange>
          </w:rPr>
          <w:t>Marcha-Paro</w:t>
        </w:r>
        <w:r w:rsidR="00B666F0">
          <w:t>.</w:t>
        </w:r>
      </w:ins>
    </w:p>
    <w:p w:rsidR="00E27AA9" w:rsidRDefault="00E27AA9">
      <w:pPr>
        <w:spacing w:before="0" w:after="0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B666F0" w:rsidRDefault="00B666F0" w:rsidP="001558C8">
      <w:pPr>
        <w:spacing w:before="0" w:after="0"/>
        <w:rPr>
          <w:rFonts w:asciiTheme="majorHAnsi" w:hAnsiTheme="majorHAnsi"/>
        </w:rPr>
      </w:pPr>
    </w:p>
    <w:p w:rsidR="00E27AA9" w:rsidRDefault="00E27AA9" w:rsidP="00E27AA9">
      <w:pPr>
        <w:pStyle w:val="PREDTIT3"/>
        <w:numPr>
          <w:ilvl w:val="2"/>
          <w:numId w:val="12"/>
        </w:numPr>
        <w:rPr>
          <w:rFonts w:asciiTheme="majorHAnsi" w:hAnsiTheme="majorHAnsi"/>
          <w:b w:val="0"/>
          <w:i/>
          <w:sz w:val="22"/>
          <w:szCs w:val="22"/>
        </w:rPr>
      </w:pPr>
      <w:del w:id="323" w:author="García Garrido Miguel Ángel [2]" w:date="2020-03-27T18:47:00Z">
        <w:r w:rsidDel="00756F65">
          <w:rPr>
            <w:rFonts w:asciiTheme="majorHAnsi" w:hAnsiTheme="majorHAnsi"/>
            <w:b w:val="0"/>
            <w:i/>
            <w:sz w:val="22"/>
            <w:szCs w:val="22"/>
          </w:rPr>
          <w:delText xml:space="preserve">diseño </w:delText>
        </w:r>
      </w:del>
      <w:bookmarkStart w:id="324" w:name="_Toc37365459"/>
      <w:ins w:id="325" w:author="García Garrido Miguel Ángel [2]" w:date="2020-03-27T18:47:00Z">
        <w:r>
          <w:rPr>
            <w:rFonts w:asciiTheme="majorHAnsi" w:hAnsiTheme="majorHAnsi"/>
            <w:b w:val="0"/>
            <w:i/>
            <w:sz w:val="22"/>
            <w:szCs w:val="22"/>
          </w:rPr>
          <w:t xml:space="preserve">Diseño </w:t>
        </w:r>
      </w:ins>
      <w:del w:id="326" w:author="García Garrido Miguel Ángel [2]" w:date="2020-03-31T18:55:00Z">
        <w:r w:rsidDel="00D70C6B">
          <w:rPr>
            <w:rFonts w:asciiTheme="majorHAnsi" w:hAnsiTheme="majorHAnsi"/>
            <w:b w:val="0"/>
            <w:i/>
            <w:sz w:val="22"/>
            <w:szCs w:val="22"/>
          </w:rPr>
          <w:delText>completo</w:delText>
        </w:r>
      </w:del>
      <w:ins w:id="327" w:author="García Garrido Miguel Ángel [2]" w:date="2020-03-31T18:55:00Z">
        <w:r>
          <w:rPr>
            <w:rFonts w:asciiTheme="majorHAnsi" w:hAnsiTheme="majorHAnsi"/>
            <w:b w:val="0"/>
            <w:i/>
            <w:sz w:val="22"/>
            <w:szCs w:val="22"/>
          </w:rPr>
          <w:t>Completo</w:t>
        </w:r>
      </w:ins>
      <w:r>
        <w:rPr>
          <w:rFonts w:asciiTheme="majorHAnsi" w:hAnsiTheme="majorHAnsi"/>
          <w:b w:val="0"/>
          <w:i/>
          <w:sz w:val="22"/>
          <w:szCs w:val="22"/>
        </w:rPr>
        <w:t xml:space="preserve">. </w:t>
      </w:r>
      <w:del w:id="328" w:author="García Garrido Miguel Ángel [2]" w:date="2020-03-31T18:55:00Z">
        <w:r w:rsidDel="00D70C6B">
          <w:rPr>
            <w:rFonts w:asciiTheme="majorHAnsi" w:hAnsiTheme="majorHAnsi"/>
            <w:b w:val="0"/>
            <w:i/>
            <w:sz w:val="22"/>
            <w:szCs w:val="22"/>
          </w:rPr>
          <w:delText xml:space="preserve">esquema </w:delText>
        </w:r>
      </w:del>
      <w:ins w:id="329" w:author="García Garrido Miguel Ángel [2]" w:date="2020-03-31T18:55:00Z">
        <w:r>
          <w:rPr>
            <w:rFonts w:asciiTheme="majorHAnsi" w:hAnsiTheme="majorHAnsi"/>
            <w:b w:val="0"/>
            <w:i/>
            <w:sz w:val="22"/>
            <w:szCs w:val="22"/>
          </w:rPr>
          <w:t xml:space="preserve">Esquema </w:t>
        </w:r>
      </w:ins>
      <w:del w:id="330" w:author="García Garrido Miguel Ángel [2]" w:date="2020-03-31T18:55:00Z">
        <w:r w:rsidDel="00D70C6B">
          <w:rPr>
            <w:rFonts w:asciiTheme="majorHAnsi" w:hAnsiTheme="majorHAnsi"/>
            <w:b w:val="0"/>
            <w:i/>
            <w:sz w:val="22"/>
            <w:szCs w:val="22"/>
          </w:rPr>
          <w:delText>final</w:delText>
        </w:r>
      </w:del>
      <w:ins w:id="331" w:author="García Garrido Miguel Ángel [2]" w:date="2020-03-31T18:55:00Z">
        <w:r>
          <w:rPr>
            <w:rFonts w:asciiTheme="majorHAnsi" w:hAnsiTheme="majorHAnsi"/>
            <w:b w:val="0"/>
            <w:i/>
            <w:sz w:val="22"/>
            <w:szCs w:val="22"/>
          </w:rPr>
          <w:t>Final</w:t>
        </w:r>
      </w:ins>
      <w:r>
        <w:rPr>
          <w:rFonts w:asciiTheme="majorHAnsi" w:hAnsiTheme="majorHAnsi"/>
          <w:b w:val="0"/>
          <w:i/>
          <w:sz w:val="22"/>
          <w:szCs w:val="22"/>
        </w:rPr>
        <w:t>.</w:t>
      </w:r>
      <w:bookmarkEnd w:id="324"/>
    </w:p>
    <w:p w:rsidR="00E27AA9" w:rsidRDefault="00E27AA9" w:rsidP="001558C8">
      <w:pPr>
        <w:spacing w:before="0" w:after="0"/>
        <w:rPr>
          <w:rFonts w:asciiTheme="majorHAnsi" w:hAnsiTheme="majorHAnsi"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7F7781" w:rsidTr="00067A2F">
        <w:tc>
          <w:tcPr>
            <w:tcW w:w="9060" w:type="dxa"/>
          </w:tcPr>
          <w:p w:rsidR="007F7781" w:rsidRPr="00AD6A14" w:rsidRDefault="00FC3C67" w:rsidP="00067A2F">
            <w:pPr>
              <w:pStyle w:val="PrEDNormal"/>
              <w:tabs>
                <w:tab w:val="center" w:pos="4422"/>
              </w:tabs>
              <w:rPr>
                <w:ins w:id="332" w:author="García Garrido Miguel Ángel [2]" w:date="2020-03-27T17:24:00Z"/>
                <w:rFonts w:asciiTheme="majorHAnsi" w:hAnsiTheme="majorHAnsi"/>
                <w:b/>
                <w:i/>
                <w:sz w:val="22"/>
                <w:rPrChange w:id="333" w:author="García Garrido Miguel Ángel [2]" w:date="2020-03-27T17:24:00Z">
                  <w:rPr>
                    <w:ins w:id="334" w:author="García Garrido Miguel Ángel [2]" w:date="2020-03-27T17:24:00Z"/>
                  </w:rPr>
                </w:rPrChange>
              </w:rPr>
            </w:pPr>
            <w:ins w:id="335" w:author="García Garrido Miguel Ángel [2]" w:date="2020-03-27T17:24:00Z">
              <w:r w:rsidRPr="00FC3C67">
                <w:rPr>
                  <w:rFonts w:asciiTheme="majorHAnsi" w:hAnsiTheme="majorHAnsi"/>
                  <w:b/>
                  <w:i/>
                  <w:sz w:val="22"/>
                  <w:rPrChange w:id="336" w:author="García Garrido Miguel Ángel [2]" w:date="2020-03-27T17:24:00Z">
                    <w:rPr>
                      <w:sz w:val="22"/>
                      <w:szCs w:val="24"/>
                    </w:rPr>
                  </w:rPrChange>
                </w:rPr>
                <w:t xml:space="preserve">Cuestión </w:t>
              </w:r>
            </w:ins>
            <w:r w:rsidR="008F72B2">
              <w:rPr>
                <w:rFonts w:asciiTheme="majorHAnsi" w:hAnsiTheme="majorHAnsi"/>
                <w:b/>
                <w:i/>
                <w:sz w:val="22"/>
              </w:rPr>
              <w:t>10</w:t>
            </w:r>
          </w:p>
          <w:p w:rsidR="00000000" w:rsidRDefault="007F7781">
            <w:pPr>
              <w:pStyle w:val="PrEDNormal"/>
              <w:numPr>
                <w:ilvl w:val="0"/>
                <w:numId w:val="21"/>
              </w:numPr>
              <w:tabs>
                <w:tab w:val="center" w:pos="4422"/>
              </w:tabs>
              <w:spacing w:before="120" w:after="120"/>
              <w:ind w:left="714" w:hanging="357"/>
              <w:rPr>
                <w:ins w:id="337" w:author="García Garrido Miguel Ángel [2]" w:date="2020-03-27T16:41:00Z"/>
                <w:rFonts w:asciiTheme="majorHAnsi" w:hAnsiTheme="majorHAnsi"/>
                <w:b/>
                <w:i/>
                <w:sz w:val="22"/>
                <w:rPrChange w:id="338" w:author="García Garrido Miguel Ángel [2]" w:date="2020-03-27T16:41:00Z">
                  <w:rPr>
                    <w:ins w:id="339" w:author="García Garrido Miguel Ángel [2]" w:date="2020-03-27T16:41:00Z"/>
                    <w:rFonts w:asciiTheme="majorHAnsi" w:hAnsiTheme="majorHAnsi"/>
                    <w:i/>
                    <w:sz w:val="22"/>
                  </w:rPr>
                </w:rPrChange>
              </w:rPr>
              <w:pPrChange w:id="340" w:author="García Garrido Miguel Ángel" w:date="2020-03-27T19:37:00Z">
                <w:pPr>
                  <w:pStyle w:val="PrEDNormal"/>
                  <w:tabs>
                    <w:tab w:val="center" w:pos="4422"/>
                  </w:tabs>
                </w:pPr>
              </w:pPrChange>
            </w:pPr>
            <w:del w:id="341" w:author="García Garrido Miguel Ángel [2]" w:date="2020-03-27T17:24:00Z">
              <w:r w:rsidRPr="001762AC" w:rsidDel="00AD6A14">
                <w:rPr>
                  <w:rFonts w:asciiTheme="majorHAnsi" w:hAnsiTheme="majorHAnsi"/>
                  <w:b/>
                  <w:i/>
                  <w:sz w:val="22"/>
                </w:rPr>
                <w:delText xml:space="preserve">Cuestión </w:delText>
              </w:r>
              <w:r w:rsidDel="00AD6A14">
                <w:rPr>
                  <w:rFonts w:asciiTheme="majorHAnsi" w:hAnsiTheme="majorHAnsi"/>
                  <w:b/>
                  <w:i/>
                  <w:sz w:val="22"/>
                </w:rPr>
                <w:delText>9</w:delText>
              </w:r>
              <w:r w:rsidRPr="001762AC" w:rsidDel="00AD6A14">
                <w:rPr>
                  <w:rFonts w:asciiTheme="majorHAnsi" w:hAnsiTheme="majorHAnsi"/>
                  <w:b/>
                  <w:i/>
                  <w:sz w:val="22"/>
                </w:rPr>
                <w:delText xml:space="preserve">. </w:delText>
              </w:r>
            </w:del>
            <w:del w:id="342" w:author="García Garrido Miguel Ángel [2]" w:date="2020-03-27T16:42:00Z">
              <w:r w:rsidRPr="001762AC" w:rsidDel="00DC703C">
                <w:rPr>
                  <w:rFonts w:asciiTheme="majorHAnsi" w:hAnsiTheme="majorHAnsi"/>
                  <w:i/>
                  <w:sz w:val="22"/>
                </w:rPr>
                <w:delText xml:space="preserve">Completa </w:delText>
              </w:r>
            </w:del>
            <w:ins w:id="343" w:author="García Garrido Miguel Ángel [2]" w:date="2020-03-27T16:42:00Z">
              <w:r w:rsidRPr="001762AC">
                <w:rPr>
                  <w:rFonts w:asciiTheme="majorHAnsi" w:hAnsiTheme="majorHAnsi"/>
                  <w:i/>
                  <w:sz w:val="22"/>
                </w:rPr>
                <w:t>Complet</w:t>
              </w:r>
              <w:r>
                <w:rPr>
                  <w:rFonts w:asciiTheme="majorHAnsi" w:hAnsiTheme="majorHAnsi"/>
                  <w:i/>
                  <w:sz w:val="22"/>
                </w:rPr>
                <w:t>e</w:t>
              </w:r>
            </w:ins>
            <w:r w:rsidRPr="001762AC">
              <w:rPr>
                <w:rFonts w:asciiTheme="majorHAnsi" w:hAnsiTheme="majorHAnsi"/>
                <w:i/>
                <w:sz w:val="22"/>
              </w:rPr>
              <w:t xml:space="preserve">el esquema </w:t>
            </w:r>
            <w:r w:rsidRPr="000328EF">
              <w:rPr>
                <w:rFonts w:asciiTheme="majorHAnsi" w:hAnsiTheme="majorHAnsi"/>
                <w:i/>
                <w:sz w:val="22"/>
              </w:rPr>
              <w:t>de la</w:t>
            </w:r>
            <w:r w:rsidR="008F72B2">
              <w:rPr>
                <w:rFonts w:asciiTheme="majorHAnsi" w:hAnsiTheme="majorHAnsi"/>
                <w:i/>
              </w:rPr>
              <w:t>Figura 13</w:t>
            </w:r>
            <w:r w:rsidRPr="000328EF">
              <w:rPr>
                <w:rFonts w:asciiTheme="majorHAnsi" w:hAnsiTheme="majorHAnsi"/>
                <w:i/>
                <w:sz w:val="22"/>
              </w:rPr>
              <w:t>para</w:t>
            </w:r>
            <w:r w:rsidRPr="001762AC">
              <w:rPr>
                <w:rFonts w:asciiTheme="majorHAnsi" w:hAnsiTheme="majorHAnsi"/>
                <w:i/>
                <w:sz w:val="22"/>
              </w:rPr>
              <w:t xml:space="preserve"> que implemente la funcionalidad del diseño completo. </w:t>
            </w:r>
            <w:ins w:id="344" w:author="García Garrido Miguel Ángel [2]" w:date="2020-03-27T16:42:00Z">
              <w:r w:rsidRPr="00063423">
                <w:rPr>
                  <w:rFonts w:asciiTheme="majorHAnsi" w:hAnsiTheme="majorHAnsi"/>
                  <w:i/>
                  <w:sz w:val="22"/>
                </w:rPr>
                <w:t xml:space="preserve">El nombre del fichero que almacena el esquema debe ser </w:t>
              </w:r>
              <w:r w:rsidRPr="00063423">
                <w:rPr>
                  <w:rFonts w:asciiTheme="majorHAnsi" w:hAnsiTheme="majorHAnsi"/>
                  <w:b/>
                  <w:i/>
                  <w:sz w:val="22"/>
                </w:rPr>
                <w:t>PR</w:t>
              </w:r>
              <w:r>
                <w:rPr>
                  <w:rFonts w:asciiTheme="majorHAnsi" w:hAnsiTheme="majorHAnsi"/>
                  <w:b/>
                  <w:i/>
                  <w:sz w:val="22"/>
                </w:rPr>
                <w:t>4</w:t>
              </w:r>
              <w:r w:rsidRPr="00063423">
                <w:rPr>
                  <w:rFonts w:asciiTheme="majorHAnsi" w:hAnsiTheme="majorHAnsi"/>
                  <w:b/>
                  <w:i/>
                  <w:sz w:val="22"/>
                </w:rPr>
                <w:t>_GRPX_PY.bdf.</w:t>
              </w:r>
            </w:ins>
          </w:p>
          <w:p w:rsidR="00000000" w:rsidRDefault="007F7781">
            <w:pPr>
              <w:pStyle w:val="PrEDNormal"/>
              <w:keepNext/>
              <w:numPr>
                <w:ilvl w:val="0"/>
                <w:numId w:val="21"/>
              </w:numPr>
              <w:tabs>
                <w:tab w:val="center" w:pos="4422"/>
              </w:tabs>
              <w:spacing w:before="120" w:after="120"/>
              <w:ind w:left="714" w:hanging="357"/>
              <w:rPr>
                <w:ins w:id="345" w:author="García Garrido Miguel Ángel [2]" w:date="2020-03-27T19:06:00Z"/>
                <w:del w:id="346" w:author="García Garrido Miguel Ángel" w:date="2020-03-27T19:37:00Z"/>
                <w:i/>
                <w:rPrChange w:id="347" w:author="García Garrido Miguel Ángel [2]" w:date="2020-03-27T19:06:00Z">
                  <w:rPr>
                    <w:ins w:id="348" w:author="García Garrido Miguel Ángel [2]" w:date="2020-03-27T19:06:00Z"/>
                    <w:del w:id="349" w:author="García Garrido Miguel Ángel" w:date="2020-03-27T19:37:00Z"/>
                  </w:rPr>
                </w:rPrChange>
              </w:rPr>
              <w:pPrChange w:id="350" w:author="García Garrido Miguel Ángel" w:date="2020-03-27T19:37:00Z">
                <w:pPr>
                  <w:pStyle w:val="Epgrafe"/>
                  <w:jc w:val="center"/>
                </w:pPr>
              </w:pPrChange>
            </w:pPr>
            <w:r>
              <w:rPr>
                <w:rFonts w:asciiTheme="majorHAnsi" w:hAnsiTheme="majorHAnsi"/>
                <w:i/>
                <w:sz w:val="22"/>
              </w:rPr>
              <w:t>Complet</w:t>
            </w:r>
            <w:del w:id="351" w:author="García Garrido Miguel Ángel [2]" w:date="2020-03-27T16:42:00Z">
              <w:r w:rsidDel="00DC703C">
                <w:rPr>
                  <w:rFonts w:asciiTheme="majorHAnsi" w:hAnsiTheme="majorHAnsi"/>
                  <w:i/>
                  <w:sz w:val="22"/>
                </w:rPr>
                <w:delText>a, asimismo,</w:delText>
              </w:r>
            </w:del>
            <w:ins w:id="352" w:author="García Garrido Miguel Ángel [2]" w:date="2020-03-27T16:42:00Z">
              <w:r>
                <w:rPr>
                  <w:rFonts w:asciiTheme="majorHAnsi" w:hAnsiTheme="majorHAnsi"/>
                  <w:i/>
                  <w:sz w:val="22"/>
                </w:rPr>
                <w:t>e</w:t>
              </w:r>
            </w:ins>
            <w:r>
              <w:rPr>
                <w:rFonts w:asciiTheme="majorHAnsi" w:hAnsiTheme="majorHAnsi"/>
                <w:i/>
                <w:sz w:val="22"/>
              </w:rPr>
              <w:t xml:space="preserve"> el </w:t>
            </w:r>
            <w:r w:rsidRPr="000328EF">
              <w:rPr>
                <w:rFonts w:asciiTheme="majorHAnsi" w:hAnsiTheme="majorHAnsi"/>
                <w:i/>
                <w:sz w:val="22"/>
              </w:rPr>
              <w:t>cronograma de la</w:t>
            </w:r>
            <w:r w:rsidR="008F72B2">
              <w:rPr>
                <w:rFonts w:asciiTheme="majorHAnsi" w:hAnsiTheme="majorHAnsi"/>
                <w:i/>
              </w:rPr>
              <w:t xml:space="preserve">Figura 14 </w:t>
            </w:r>
            <w:ins w:id="353" w:author="García Garrido Miguel Ángel [2]" w:date="2020-03-27T19:03:00Z">
              <w:del w:id="354" w:author="García Garrido Miguel Ángel" w:date="2020-03-27T19:37:00Z">
                <w:r w:rsidR="00FC3C67" w:rsidDel="003611AD">
                  <w:rPr>
                    <w:rFonts w:asciiTheme="majorHAnsi" w:hAnsiTheme="majorHAnsi"/>
                    <w:i/>
                  </w:rPr>
                  <w:fldChar w:fldCharType="begin"/>
                </w:r>
                <w:r w:rsidDel="003611AD">
                  <w:rPr>
                    <w:rFonts w:asciiTheme="majorHAnsi" w:hAnsiTheme="majorHAnsi"/>
                    <w:i/>
                    <w:sz w:val="22"/>
                  </w:rPr>
                  <w:delInstrText xml:space="preserve"> REF _Ref36222381 \h </w:delInstrText>
                </w:r>
              </w:del>
            </w:ins>
            <w:del w:id="355" w:author="García Garrido Miguel Ángel" w:date="2020-03-27T19:37:00Z">
              <w:r w:rsidDel="003611AD">
                <w:rPr>
                  <w:rFonts w:asciiTheme="majorHAnsi" w:hAnsiTheme="majorHAnsi"/>
                  <w:i/>
                  <w:sz w:val="22"/>
                </w:rPr>
                <w:delInstrText xml:space="preserve"> \* MERGEFORMAT </w:delInstrText>
              </w:r>
              <w:r w:rsidR="00FC3C67" w:rsidDel="003611AD">
                <w:rPr>
                  <w:rFonts w:asciiTheme="majorHAnsi" w:hAnsiTheme="majorHAnsi"/>
                  <w:i/>
                </w:rPr>
              </w:r>
              <w:r w:rsidR="00FC3C67" w:rsidDel="003611AD">
                <w:rPr>
                  <w:rFonts w:asciiTheme="majorHAnsi" w:hAnsiTheme="majorHAnsi"/>
                  <w:i/>
                </w:rPr>
                <w:fldChar w:fldCharType="separate"/>
              </w:r>
            </w:del>
            <w:ins w:id="356" w:author="García Garrido Miguel Ángel [2]" w:date="2020-03-27T19:06:00Z">
              <w:del w:id="357" w:author="García Garrido Miguel Ángel" w:date="2020-03-27T19:37:00Z">
                <w:r w:rsidR="00FC3C67" w:rsidRPr="00FC3C67">
                  <w:rPr>
                    <w:rFonts w:asciiTheme="majorHAnsi" w:hAnsiTheme="majorHAnsi"/>
                    <w:i/>
                    <w:rPrChange w:id="358" w:author="García Garrido Miguel Ángel [2]" w:date="2020-03-27T19:06:00Z">
                      <w:rPr/>
                    </w:rPrChange>
                  </w:rPr>
                  <w:delText>Figura 14</w:delText>
                </w:r>
              </w:del>
            </w:ins>
            <w:ins w:id="359" w:author="García Garrido Miguel Ángel [2]" w:date="2020-03-27T19:03:00Z">
              <w:del w:id="360" w:author="García Garrido Miguel Ángel" w:date="2020-03-27T19:37:00Z">
                <w:r w:rsidR="00FC3C67" w:rsidDel="003611AD">
                  <w:rPr>
                    <w:rFonts w:asciiTheme="majorHAnsi" w:hAnsiTheme="majorHAnsi"/>
                    <w:i/>
                  </w:rPr>
                  <w:fldChar w:fldCharType="end"/>
                </w:r>
              </w:del>
            </w:ins>
            <w:del w:id="361" w:author="García Garrido Miguel Ángel" w:date="2020-03-27T19:37:00Z">
              <w:r w:rsidR="00FC3C67" w:rsidRPr="000328EF" w:rsidDel="00EA50CB">
                <w:rPr>
                  <w:rFonts w:asciiTheme="majorHAnsi" w:hAnsiTheme="majorHAnsi"/>
                  <w:i/>
                  <w:sz w:val="22"/>
                </w:rPr>
                <w:fldChar w:fldCharType="begin"/>
              </w:r>
              <w:r w:rsidRPr="000328EF" w:rsidDel="00EA50CB">
                <w:rPr>
                  <w:rFonts w:asciiTheme="majorHAnsi" w:hAnsiTheme="majorHAnsi"/>
                  <w:i/>
                  <w:sz w:val="22"/>
                </w:rPr>
                <w:delInstrText xml:space="preserve"> REF _Ref26631115 \h  \* MERGEFORMAT </w:delInstrText>
              </w:r>
              <w:r w:rsidR="00FC3C67" w:rsidRPr="000328EF" w:rsidDel="00EA50CB">
                <w:rPr>
                  <w:rFonts w:asciiTheme="majorHAnsi" w:hAnsiTheme="majorHAnsi"/>
                  <w:i/>
                  <w:sz w:val="22"/>
                </w:rPr>
              </w:r>
              <w:r w:rsidR="00FC3C67" w:rsidRPr="000328EF" w:rsidDel="00EA50CB">
                <w:rPr>
                  <w:rFonts w:asciiTheme="majorHAnsi" w:hAnsiTheme="majorHAnsi"/>
                  <w:i/>
                  <w:sz w:val="22"/>
                </w:rPr>
                <w:fldChar w:fldCharType="separate"/>
              </w:r>
            </w:del>
          </w:p>
          <w:p w:rsidR="00000000" w:rsidRDefault="00FC3C67">
            <w:pPr>
              <w:pStyle w:val="PrEDNormal"/>
              <w:keepNext/>
              <w:numPr>
                <w:ilvl w:val="0"/>
                <w:numId w:val="21"/>
              </w:numPr>
              <w:tabs>
                <w:tab w:val="center" w:pos="4422"/>
              </w:tabs>
              <w:spacing w:before="120" w:after="120"/>
              <w:ind w:left="714" w:hanging="357"/>
              <w:rPr>
                <w:rFonts w:asciiTheme="majorHAnsi" w:hAnsiTheme="majorHAnsi"/>
                <w:b/>
                <w:i/>
                <w:sz w:val="22"/>
              </w:rPr>
              <w:pPrChange w:id="362" w:author="García Garrido Miguel Ángel" w:date="2020-03-27T19:37:00Z">
                <w:pPr>
                  <w:pStyle w:val="PrEDNormal"/>
                  <w:tabs>
                    <w:tab w:val="center" w:pos="4422"/>
                  </w:tabs>
                </w:pPr>
              </w:pPrChange>
            </w:pPr>
            <w:ins w:id="363" w:author="García Garrido Miguel Ángel [2]" w:date="2020-03-27T19:06:00Z">
              <w:del w:id="364" w:author="García Garrido Miguel Ángel" w:date="2020-03-27T19:37:00Z">
                <w:r w:rsidRPr="00FC3C67">
                  <w:rPr>
                    <w:rFonts w:asciiTheme="majorHAnsi" w:hAnsiTheme="majorHAnsi"/>
                    <w:i/>
                    <w:noProof/>
                    <w:sz w:val="22"/>
                    <w:rPrChange w:id="365" w:author="García Garrido Miguel Ángel [2]" w:date="2020-03-27T19:06:00Z">
                      <w:rPr/>
                    </w:rPrChange>
                  </w:rPr>
                  <w:delText>Figura</w:delText>
                </w:r>
                <w:r w:rsidR="007F7781" w:rsidDel="00EA50CB">
                  <w:rPr>
                    <w:noProof/>
                  </w:rPr>
                  <w:delText>14</w:delText>
                </w:r>
                <w:r w:rsidR="007F7781" w:rsidDel="00EA50CB">
                  <w:delText>.- Diagrama de formas de ondas del diseño final.</w:delText>
                </w:r>
              </w:del>
            </w:ins>
            <w:del w:id="366" w:author="García Garrido Miguel Ángel" w:date="2020-03-27T19:37:00Z">
              <w:r w:rsidR="007F7781" w:rsidRPr="000328EF" w:rsidDel="00EA50CB">
                <w:rPr>
                  <w:rFonts w:asciiTheme="majorHAnsi" w:hAnsiTheme="majorHAnsi"/>
                  <w:i/>
                  <w:sz w:val="22"/>
                </w:rPr>
                <w:delText xml:space="preserve">Figura </w:delText>
              </w:r>
              <w:r w:rsidR="007F7781" w:rsidRPr="000328EF" w:rsidDel="00EA50CB">
                <w:rPr>
                  <w:rFonts w:asciiTheme="majorHAnsi" w:hAnsiTheme="majorHAnsi"/>
                  <w:i/>
                  <w:noProof/>
                  <w:sz w:val="22"/>
                </w:rPr>
                <w:delText>11</w:delText>
              </w:r>
              <w:r w:rsidRPr="000328EF" w:rsidDel="00EA50CB">
                <w:rPr>
                  <w:rFonts w:asciiTheme="majorHAnsi" w:hAnsiTheme="majorHAnsi"/>
                  <w:i/>
                  <w:sz w:val="22"/>
                </w:rPr>
                <w:fldChar w:fldCharType="end"/>
              </w:r>
            </w:del>
            <w:ins w:id="367" w:author="García Garrido Miguel Ángel [2]" w:date="2020-03-27T17:23:00Z">
              <w:r w:rsidR="007F7781">
                <w:rPr>
                  <w:rFonts w:asciiTheme="majorHAnsi" w:hAnsiTheme="majorHAnsi"/>
                  <w:i/>
                  <w:sz w:val="22"/>
                </w:rPr>
                <w:t xml:space="preserve">(COUNT, SEG_A, SEG_B, SEG_C, SEG_D, SEG_E, SEG_F y SEG_G) </w:t>
              </w:r>
            </w:ins>
            <w:r w:rsidR="007F7781">
              <w:rPr>
                <w:rFonts w:asciiTheme="majorHAnsi" w:hAnsiTheme="majorHAnsi"/>
                <w:i/>
                <w:sz w:val="22"/>
              </w:rPr>
              <w:t xml:space="preserve">correspondiente a la simulación funcional del diseño </w:t>
            </w:r>
            <w:r w:rsidR="007F7781" w:rsidRPr="00063423">
              <w:rPr>
                <w:rFonts w:asciiTheme="majorHAnsi" w:hAnsiTheme="majorHAnsi"/>
                <w:i/>
                <w:sz w:val="22"/>
              </w:rPr>
              <w:t xml:space="preserve">completo. </w:t>
            </w:r>
            <w:del w:id="368" w:author="García Garrido Miguel Ángel [2]" w:date="2020-03-27T16:42:00Z">
              <w:r w:rsidR="007F7781" w:rsidRPr="00063423" w:rsidDel="00DC703C">
                <w:rPr>
                  <w:rFonts w:asciiTheme="majorHAnsi" w:hAnsiTheme="majorHAnsi"/>
                  <w:i/>
                  <w:sz w:val="22"/>
                </w:rPr>
                <w:delText xml:space="preserve">El nombre del fichero que almacena el esquema debe ser </w:delText>
              </w:r>
            </w:del>
            <w:del w:id="369" w:author="García Garrido Miguel Ángel [2]" w:date="2020-03-27T16:41:00Z">
              <w:r w:rsidR="007F7781" w:rsidRPr="00063423" w:rsidDel="00DC703C">
                <w:rPr>
                  <w:rFonts w:asciiTheme="majorHAnsi" w:hAnsiTheme="majorHAnsi"/>
                  <w:b/>
                  <w:i/>
                  <w:sz w:val="22"/>
                </w:rPr>
                <w:delText>PR2</w:delText>
              </w:r>
            </w:del>
            <w:del w:id="370" w:author="García Garrido Miguel Ángel [2]" w:date="2020-03-27T16:42:00Z">
              <w:r w:rsidR="007F7781" w:rsidRPr="00063423" w:rsidDel="00DC703C">
                <w:rPr>
                  <w:rFonts w:asciiTheme="majorHAnsi" w:hAnsiTheme="majorHAnsi"/>
                  <w:b/>
                  <w:i/>
                  <w:sz w:val="22"/>
                </w:rPr>
                <w:delText xml:space="preserve">_GRPX_PY.bdf. </w:delText>
              </w:r>
              <w:r w:rsidR="007F7781" w:rsidRPr="00063423" w:rsidDel="00DC703C">
                <w:rPr>
                  <w:rFonts w:asciiTheme="majorHAnsi" w:hAnsiTheme="majorHAnsi"/>
                  <w:i/>
                  <w:sz w:val="22"/>
                </w:rPr>
                <w:delText>Asimismo, almacena</w:delText>
              </w:r>
            </w:del>
            <w:ins w:id="371" w:author="García Garrido Miguel Ángel [2]" w:date="2020-03-27T16:42:00Z">
              <w:r w:rsidR="007F7781">
                <w:rPr>
                  <w:rFonts w:asciiTheme="majorHAnsi" w:hAnsiTheme="majorHAnsi"/>
                  <w:i/>
                  <w:sz w:val="22"/>
                </w:rPr>
                <w:t>Guarde</w:t>
              </w:r>
            </w:ins>
            <w:r w:rsidR="007F7781" w:rsidRPr="00063423">
              <w:rPr>
                <w:rFonts w:asciiTheme="majorHAnsi" w:hAnsiTheme="majorHAnsi"/>
                <w:i/>
                <w:sz w:val="22"/>
              </w:rPr>
              <w:t xml:space="preserve"> el fichero </w:t>
            </w:r>
            <w:r w:rsidR="007F7781" w:rsidRPr="004F6425">
              <w:rPr>
                <w:rFonts w:asciiTheme="majorHAnsi" w:hAnsiTheme="majorHAnsi"/>
                <w:b/>
                <w:i/>
                <w:sz w:val="22"/>
              </w:rPr>
              <w:t>vwf</w:t>
            </w:r>
            <w:r w:rsidR="007F7781" w:rsidRPr="00063423">
              <w:rPr>
                <w:rFonts w:asciiTheme="majorHAnsi" w:hAnsiTheme="majorHAnsi"/>
                <w:i/>
                <w:sz w:val="22"/>
              </w:rPr>
              <w:t xml:space="preserve"> con el nombre </w:t>
            </w:r>
            <w:r w:rsidR="007F7781" w:rsidRPr="00063423">
              <w:rPr>
                <w:rFonts w:asciiTheme="majorHAnsi" w:hAnsiTheme="majorHAnsi"/>
                <w:b/>
                <w:i/>
                <w:sz w:val="22"/>
              </w:rPr>
              <w:t>PR</w:t>
            </w:r>
            <w:del w:id="372" w:author="García Garrido Miguel Ángel [2]" w:date="2020-03-27T16:43:00Z">
              <w:r w:rsidR="007F7781" w:rsidRPr="00063423" w:rsidDel="00DC703C">
                <w:rPr>
                  <w:rFonts w:asciiTheme="majorHAnsi" w:hAnsiTheme="majorHAnsi"/>
                  <w:b/>
                  <w:i/>
                  <w:sz w:val="22"/>
                </w:rPr>
                <w:delText>2</w:delText>
              </w:r>
            </w:del>
            <w:ins w:id="373" w:author="García Garrido Miguel Ángel [2]" w:date="2020-03-27T16:43:00Z">
              <w:r w:rsidR="007F7781">
                <w:rPr>
                  <w:rFonts w:asciiTheme="majorHAnsi" w:hAnsiTheme="majorHAnsi"/>
                  <w:b/>
                  <w:i/>
                  <w:sz w:val="22"/>
                </w:rPr>
                <w:t>4</w:t>
              </w:r>
            </w:ins>
            <w:r w:rsidR="007F7781" w:rsidRPr="00063423">
              <w:rPr>
                <w:rFonts w:asciiTheme="majorHAnsi" w:hAnsiTheme="majorHAnsi"/>
                <w:b/>
                <w:i/>
                <w:sz w:val="22"/>
              </w:rPr>
              <w:t>_GPRX_PY.vwf</w:t>
            </w:r>
            <w:r w:rsidR="007F7781" w:rsidRPr="00063423">
              <w:rPr>
                <w:rFonts w:asciiTheme="majorHAnsi" w:hAnsiTheme="majorHAnsi"/>
                <w:i/>
                <w:sz w:val="22"/>
              </w:rPr>
              <w:t>. Recuerda que, en los nombres anteriores,</w:t>
            </w:r>
            <w:r w:rsidR="007F7781" w:rsidRPr="00063423">
              <w:rPr>
                <w:rFonts w:asciiTheme="majorHAnsi" w:hAnsiTheme="majorHAnsi"/>
                <w:b/>
                <w:i/>
                <w:sz w:val="22"/>
              </w:rPr>
              <w:t xml:space="preserve"> X</w:t>
            </w:r>
            <w:r w:rsidR="007F7781" w:rsidRPr="00063423">
              <w:rPr>
                <w:rFonts w:asciiTheme="majorHAnsi" w:hAnsiTheme="majorHAnsi"/>
                <w:i/>
                <w:sz w:val="22"/>
              </w:rPr>
              <w:t xml:space="preserve"> representa el nombre del grupo de laboratorio e </w:t>
            </w:r>
            <w:r w:rsidR="007F7781" w:rsidRPr="00063423">
              <w:rPr>
                <w:rFonts w:asciiTheme="majorHAnsi" w:hAnsiTheme="majorHAnsi"/>
                <w:b/>
                <w:i/>
                <w:sz w:val="22"/>
              </w:rPr>
              <w:t>Y</w:t>
            </w:r>
            <w:r w:rsidR="007F7781" w:rsidRPr="00063423">
              <w:rPr>
                <w:rFonts w:asciiTheme="majorHAnsi" w:hAnsiTheme="majorHAnsi"/>
                <w:i/>
                <w:sz w:val="22"/>
              </w:rPr>
              <w:t xml:space="preserve"> el identificador del puesto dentro del laboratorio.</w:t>
            </w:r>
          </w:p>
        </w:tc>
      </w:tr>
    </w:tbl>
    <w:p w:rsidR="00000000" w:rsidRDefault="00A7502E">
      <w:pPr>
        <w:pPrChange w:id="374" w:author="García Garrido Miguel Ángel" w:date="2020-03-27T19:38:00Z">
          <w:pPr>
            <w:pStyle w:val="PrEDNormal"/>
            <w:keepNext/>
            <w:tabs>
              <w:tab w:val="center" w:pos="4422"/>
            </w:tabs>
          </w:pPr>
        </w:pPrChange>
      </w:pPr>
    </w:p>
    <w:p w:rsidR="007F7781" w:rsidRDefault="007F7781" w:rsidP="009E38AD">
      <w:pPr>
        <w:pStyle w:val="Epgrafe"/>
        <w:jc w:val="center"/>
      </w:pPr>
      <w:bookmarkStart w:id="375" w:name="_Ref26631115"/>
    </w:p>
    <w:p w:rsidR="007F7781" w:rsidRDefault="00B21054" w:rsidP="009E38AD">
      <w:pPr>
        <w:jc w:val="center"/>
      </w:pPr>
      <w:r>
        <w:rPr>
          <w:rFonts w:asciiTheme="majorHAnsi" w:hAnsiTheme="majorHAnsi"/>
          <w:noProof/>
        </w:rPr>
        <w:drawing>
          <wp:inline distT="0" distB="0" distL="0" distR="0">
            <wp:extent cx="5751830" cy="1858010"/>
            <wp:effectExtent l="19050" t="0" r="1270" b="0"/>
            <wp:docPr id="12" name="Imagen 8" descr="C:\Users\Aitor\Desktop\Cuestion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itor\Desktop\Cuestion 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81" w:rsidRDefault="007F7781" w:rsidP="009E38AD">
      <w:pPr>
        <w:jc w:val="center"/>
      </w:pPr>
    </w:p>
    <w:p w:rsidR="007F7781" w:rsidRPr="007F7781" w:rsidRDefault="007F7781" w:rsidP="009E38AD">
      <w:pPr>
        <w:jc w:val="center"/>
        <w:rPr>
          <w:ins w:id="376" w:author="García Garrido Miguel Ángel" w:date="2020-03-27T19:40:00Z"/>
        </w:rPr>
      </w:pPr>
    </w:p>
    <w:p w:rsidR="007F7781" w:rsidRPr="003614A7" w:rsidDel="003614A7" w:rsidRDefault="000B5F8E" w:rsidP="007F7781">
      <w:pPr>
        <w:pStyle w:val="Epgrafe"/>
        <w:jc w:val="center"/>
        <w:rPr>
          <w:ins w:id="377" w:author="García Garrido Miguel Ángel [2]" w:date="2020-03-27T16:43:00Z"/>
          <w:del w:id="378" w:author="García Garrido Miguel Ángel" w:date="2020-03-27T19:40:00Z"/>
        </w:rPr>
      </w:pPr>
      <w:r>
        <w:rPr>
          <w:i/>
        </w:rPr>
        <w:t>Figura 14</w:t>
      </w:r>
      <w:ins w:id="379" w:author="García Garrido Miguel Ángel" w:date="2020-03-27T19:42:00Z">
        <w:r w:rsidR="007F7781">
          <w:t>.</w:t>
        </w:r>
      </w:ins>
      <w:ins w:id="380" w:author="García Garrido Miguel Ángel" w:date="2020-03-27T19:41:00Z">
        <w:r w:rsidR="007F7781">
          <w:t xml:space="preserve"> Diagrama de formas de ondas del diseño final</w:t>
        </w:r>
      </w:ins>
      <w:ins w:id="381" w:author="García Garrido Miguel Ángel" w:date="2020-03-27T19:40:00Z">
        <w:r w:rsidR="007F7781">
          <w:t xml:space="preserve">. </w:t>
        </w:r>
      </w:ins>
    </w:p>
    <w:p w:rsidR="007F7781" w:rsidRDefault="007F7781" w:rsidP="007F7781">
      <w:pPr>
        <w:pStyle w:val="Epgrafe"/>
        <w:jc w:val="center"/>
        <w:rPr>
          <w:ins w:id="382" w:author="García Garrido Miguel Ángel" w:date="2020-03-27T19:38:00Z"/>
        </w:rPr>
      </w:pPr>
      <w:bookmarkStart w:id="383" w:name="_Ref36222381"/>
      <w:ins w:id="384" w:author="García Garrido Miguel Ángel [2]" w:date="2020-03-27T17:25:00Z">
        <w:del w:id="385" w:author="García Garrido Miguel Ángel" w:date="2020-03-27T19:39:00Z">
          <w:r w:rsidDel="003C198C">
            <w:delText xml:space="preserve">Figura </w:delText>
          </w:r>
          <w:r w:rsidR="00FC3C67" w:rsidDel="003C198C">
            <w:fldChar w:fldCharType="begin"/>
          </w:r>
          <w:r w:rsidDel="003C198C">
            <w:delInstrText xml:space="preserve"> SEQ Figura \* ARABIC </w:delInstrText>
          </w:r>
        </w:del>
      </w:ins>
      <w:del w:id="386" w:author="García Garrido Miguel Ángel" w:date="2020-03-27T19:39:00Z">
        <w:r w:rsidR="00FC3C67" w:rsidDel="003C198C">
          <w:fldChar w:fldCharType="separate"/>
        </w:r>
      </w:del>
      <w:ins w:id="387" w:author="García Garrido Miguel Ángel [2]" w:date="2020-03-27T19:06:00Z">
        <w:del w:id="388" w:author="García Garrido Miguel Ángel" w:date="2020-03-27T19:39:00Z">
          <w:r w:rsidDel="003C198C">
            <w:rPr>
              <w:noProof/>
            </w:rPr>
            <w:delText>14</w:delText>
          </w:r>
        </w:del>
      </w:ins>
      <w:ins w:id="389" w:author="García Garrido Miguel Ángel [2]" w:date="2020-03-27T17:25:00Z">
        <w:del w:id="390" w:author="García Garrido Miguel Ángel" w:date="2020-03-27T19:39:00Z">
          <w:r w:rsidR="00FC3C67" w:rsidDel="003C198C">
            <w:fldChar w:fldCharType="end"/>
          </w:r>
        </w:del>
      </w:ins>
      <w:bookmarkEnd w:id="383"/>
      <w:ins w:id="391" w:author="García Garrido Miguel Ángel [2]" w:date="2020-03-27T16:43:00Z">
        <w:del w:id="392" w:author="García Garrido Miguel Ángel" w:date="2020-03-27T19:39:00Z">
          <w:r w:rsidDel="003C198C">
            <w:delText xml:space="preserve">.- </w:delText>
          </w:r>
        </w:del>
        <w:del w:id="393" w:author="García Garrido Miguel Ángel" w:date="2020-03-27T19:41:00Z">
          <w:r w:rsidDel="007437FF">
            <w:delText>Diagrama de formas de ondas del diseño final</w:delText>
          </w:r>
          <w:r w:rsidDel="00695AA8">
            <w:delText>.</w:delText>
          </w:r>
        </w:del>
      </w:ins>
      <w:del w:id="394" w:author="García Garrido Miguel Ángel [2]" w:date="2020-03-27T16:43:00Z">
        <w:r w:rsidDel="00DC703C">
          <w:delText xml:space="preserve">Figura </w:delText>
        </w:r>
        <w:r w:rsidR="00FC3C67" w:rsidDel="00DC703C">
          <w:fldChar w:fldCharType="begin"/>
        </w:r>
        <w:r w:rsidDel="00DC703C">
          <w:delInstrText xml:space="preserve"> SEQ Figura \* ARABIC </w:delInstrText>
        </w:r>
        <w:r w:rsidR="00FC3C67" w:rsidDel="00DC703C">
          <w:fldChar w:fldCharType="separate"/>
        </w:r>
      </w:del>
      <w:del w:id="395" w:author="García Garrido Miguel Ángel [2]" w:date="2020-03-18T13:33:00Z">
        <w:r w:rsidDel="00443062">
          <w:rPr>
            <w:noProof/>
          </w:rPr>
          <w:delText>11</w:delText>
        </w:r>
      </w:del>
      <w:del w:id="396" w:author="García Garrido Miguel Ángel [2]" w:date="2020-03-27T16:43:00Z">
        <w:r w:rsidR="00FC3C67" w:rsidDel="00DC703C">
          <w:rPr>
            <w:noProof/>
          </w:rPr>
          <w:fldChar w:fldCharType="end"/>
        </w:r>
        <w:bookmarkEnd w:id="375"/>
        <w:r w:rsidDel="00DC703C">
          <w:delText>.- Diagrama de formas de ondas del diseño final.</w:delText>
        </w:r>
      </w:del>
    </w:p>
    <w:p w:rsidR="00B666F0" w:rsidDel="000E47BE" w:rsidRDefault="00B666F0" w:rsidP="00B666F0">
      <w:pPr>
        <w:spacing w:before="0" w:after="0"/>
        <w:rPr>
          <w:del w:id="397" w:author="García Garrido Miguel Ángel [2]" w:date="2020-03-26T18:17:00Z"/>
          <w:rFonts w:asciiTheme="majorHAnsi" w:hAnsiTheme="majorHAnsi"/>
        </w:rPr>
      </w:pPr>
    </w:p>
    <w:p w:rsidR="00B666F0" w:rsidRPr="00AD42B8" w:rsidRDefault="00B666F0" w:rsidP="001558C8">
      <w:pPr>
        <w:spacing w:before="0" w:after="0"/>
      </w:pPr>
    </w:p>
    <w:sectPr w:rsidR="00B666F0" w:rsidRPr="00AD42B8" w:rsidSect="0082549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502E" w:rsidRDefault="00A7502E">
      <w:r>
        <w:separator/>
      </w:r>
    </w:p>
  </w:endnote>
  <w:endnote w:type="continuationSeparator" w:id="1">
    <w:p w:rsidR="00A7502E" w:rsidRDefault="00A750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calibur Monospace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riaBold">
    <w:altName w:val="Calibri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825491">
    <w:pPr>
      <w:pStyle w:val="Piedepgina"/>
      <w:pBdr>
        <w:top w:val="single" w:sz="4" w:space="1" w:color="auto"/>
      </w:pBdr>
      <w:tabs>
        <w:tab w:val="clear" w:pos="8504"/>
        <w:tab w:val="right" w:pos="9072"/>
      </w:tabs>
      <w:rPr>
        <w:rFonts w:asciiTheme="majorHAnsi" w:hAnsiTheme="majorHAnsi" w:cs="Arial"/>
        <w:sz w:val="17"/>
        <w:szCs w:val="17"/>
      </w:rPr>
    </w:pPr>
    <w:r w:rsidRPr="009C7710">
      <w:rPr>
        <w:rFonts w:asciiTheme="majorHAnsi" w:hAnsiTheme="majorHAnsi" w:cs="Arial"/>
        <w:sz w:val="17"/>
        <w:szCs w:val="17"/>
      </w:rPr>
      <w:t>Departamento de Electrónica</w:t>
    </w:r>
    <w:r w:rsidRPr="009C7710">
      <w:rPr>
        <w:rFonts w:asciiTheme="majorHAnsi" w:hAnsiTheme="majorHAnsi" w:cs="Arial"/>
        <w:sz w:val="17"/>
        <w:szCs w:val="17"/>
      </w:rPr>
      <w:tab/>
    </w:r>
    <w:r w:rsidR="00FC3C67" w:rsidRPr="009C7710">
      <w:rPr>
        <w:rFonts w:asciiTheme="majorHAnsi" w:hAnsiTheme="majorHAnsi" w:cs="Arial"/>
        <w:sz w:val="17"/>
        <w:szCs w:val="17"/>
      </w:rPr>
      <w:fldChar w:fldCharType="begin"/>
    </w:r>
    <w:r w:rsidRPr="009C7710">
      <w:rPr>
        <w:rFonts w:asciiTheme="majorHAnsi" w:hAnsiTheme="majorHAnsi" w:cs="Arial"/>
        <w:sz w:val="17"/>
        <w:szCs w:val="17"/>
      </w:rPr>
      <w:instrText>PAGE   \* MERGEFORMAT</w:instrText>
    </w:r>
    <w:r w:rsidR="00FC3C67" w:rsidRPr="009C7710">
      <w:rPr>
        <w:rFonts w:asciiTheme="majorHAnsi" w:hAnsiTheme="majorHAnsi" w:cs="Arial"/>
        <w:sz w:val="17"/>
        <w:szCs w:val="17"/>
      </w:rPr>
      <w:fldChar w:fldCharType="separate"/>
    </w:r>
    <w:r w:rsidR="00B21054">
      <w:rPr>
        <w:rFonts w:asciiTheme="majorHAnsi" w:hAnsiTheme="majorHAnsi" w:cs="Arial"/>
        <w:noProof/>
        <w:sz w:val="17"/>
        <w:szCs w:val="17"/>
      </w:rPr>
      <w:t>4</w:t>
    </w:r>
    <w:r w:rsidR="00FC3C67" w:rsidRPr="009C7710">
      <w:rPr>
        <w:rFonts w:asciiTheme="majorHAnsi" w:hAnsiTheme="majorHAnsi" w:cs="Arial"/>
        <w:sz w:val="17"/>
        <w:szCs w:val="17"/>
      </w:rPr>
      <w:fldChar w:fldCharType="end"/>
    </w:r>
    <w:r w:rsidRPr="009C7710">
      <w:rPr>
        <w:rFonts w:asciiTheme="majorHAnsi" w:hAnsiTheme="majorHAnsi" w:cs="Arial"/>
        <w:sz w:val="17"/>
        <w:szCs w:val="17"/>
      </w:rPr>
      <w:tab/>
      <w:t>Universidad de Alcalá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825491">
    <w:pPr>
      <w:pStyle w:val="Piedepgina"/>
      <w:pBdr>
        <w:top w:val="single" w:sz="4" w:space="1" w:color="auto"/>
      </w:pBdr>
      <w:tabs>
        <w:tab w:val="clear" w:pos="8504"/>
        <w:tab w:val="right" w:pos="9072"/>
      </w:tabs>
      <w:rPr>
        <w:rFonts w:asciiTheme="majorHAnsi" w:hAnsiTheme="majorHAnsi" w:cs="Arial"/>
        <w:sz w:val="17"/>
        <w:szCs w:val="17"/>
      </w:rPr>
    </w:pPr>
    <w:r w:rsidRPr="009C7710">
      <w:rPr>
        <w:rFonts w:asciiTheme="majorHAnsi" w:hAnsiTheme="majorHAnsi" w:cs="Arial"/>
        <w:sz w:val="17"/>
        <w:szCs w:val="17"/>
      </w:rPr>
      <w:t>Departamento de Electrónica</w:t>
    </w:r>
    <w:r w:rsidRPr="009C7710">
      <w:rPr>
        <w:rFonts w:asciiTheme="majorHAnsi" w:hAnsiTheme="majorHAnsi" w:cs="Arial"/>
        <w:sz w:val="17"/>
        <w:szCs w:val="17"/>
      </w:rPr>
      <w:tab/>
    </w:r>
    <w:r w:rsidR="00FC3C67" w:rsidRPr="009C7710">
      <w:rPr>
        <w:rFonts w:asciiTheme="majorHAnsi" w:hAnsiTheme="majorHAnsi" w:cs="Arial"/>
        <w:sz w:val="17"/>
        <w:szCs w:val="17"/>
      </w:rPr>
      <w:fldChar w:fldCharType="begin"/>
    </w:r>
    <w:r w:rsidRPr="009C7710">
      <w:rPr>
        <w:rFonts w:asciiTheme="majorHAnsi" w:hAnsiTheme="majorHAnsi" w:cs="Arial"/>
        <w:sz w:val="17"/>
        <w:szCs w:val="17"/>
      </w:rPr>
      <w:instrText>PAGE   \* MERGEFORMAT</w:instrText>
    </w:r>
    <w:r w:rsidR="00FC3C67" w:rsidRPr="009C7710">
      <w:rPr>
        <w:rFonts w:asciiTheme="majorHAnsi" w:hAnsiTheme="majorHAnsi" w:cs="Arial"/>
        <w:sz w:val="17"/>
        <w:szCs w:val="17"/>
      </w:rPr>
      <w:fldChar w:fldCharType="separate"/>
    </w:r>
    <w:r w:rsidR="00B21054">
      <w:rPr>
        <w:rFonts w:asciiTheme="majorHAnsi" w:hAnsiTheme="majorHAnsi" w:cs="Arial"/>
        <w:noProof/>
        <w:sz w:val="17"/>
        <w:szCs w:val="17"/>
      </w:rPr>
      <w:t>5</w:t>
    </w:r>
    <w:r w:rsidR="00FC3C67" w:rsidRPr="009C7710">
      <w:rPr>
        <w:rFonts w:asciiTheme="majorHAnsi" w:hAnsiTheme="majorHAnsi" w:cs="Arial"/>
        <w:sz w:val="17"/>
        <w:szCs w:val="17"/>
      </w:rPr>
      <w:fldChar w:fldCharType="end"/>
    </w:r>
    <w:r w:rsidRPr="009C7710">
      <w:rPr>
        <w:rFonts w:asciiTheme="majorHAnsi" w:hAnsiTheme="majorHAnsi" w:cs="Arial"/>
        <w:sz w:val="17"/>
        <w:szCs w:val="17"/>
      </w:rPr>
      <w:tab/>
      <w:t>Universidad de Alcalá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502E" w:rsidRDefault="00A7502E">
      <w:r>
        <w:separator/>
      </w:r>
    </w:p>
  </w:footnote>
  <w:footnote w:type="continuationSeparator" w:id="1">
    <w:p w:rsidR="00A7502E" w:rsidRDefault="00A7502E">
      <w:r>
        <w:continuationSeparator/>
      </w:r>
    </w:p>
  </w:footnote>
  <w:footnote w:id="2">
    <w:p w:rsidR="007740D0" w:rsidRPr="001B242C" w:rsidRDefault="007740D0" w:rsidP="007740D0">
      <w:pPr>
        <w:pStyle w:val="Textonotapie"/>
        <w:rPr>
          <w:ins w:id="58" w:author="García Garrido Miguel Ángel [2]" w:date="2020-03-25T19:10:00Z"/>
          <w:rFonts w:asciiTheme="majorHAnsi" w:hAnsiTheme="majorHAnsi"/>
          <w:sz w:val="18"/>
        </w:rPr>
      </w:pPr>
      <w:ins w:id="59" w:author="García Garrido Miguel Ángel [2]" w:date="2020-03-25T19:10:00Z">
        <w:r w:rsidRPr="001B242C">
          <w:rPr>
            <w:rStyle w:val="Refdenotaalpie"/>
            <w:rFonts w:asciiTheme="majorHAnsi" w:hAnsiTheme="majorHAnsi"/>
            <w:sz w:val="18"/>
          </w:rPr>
          <w:footnoteRef/>
        </w:r>
        <w:r w:rsidRPr="001B242C">
          <w:rPr>
            <w:rFonts w:asciiTheme="majorHAnsi" w:hAnsiTheme="majorHAnsi"/>
            <w:sz w:val="18"/>
          </w:rPr>
          <w:t xml:space="preserve"> Para que la simulación no genere problemas con el nuevo nombre </w:t>
        </w:r>
      </w:ins>
      <w:ins w:id="60" w:author="García Garrido Miguel Ángel [2]" w:date="2020-03-31T18:40:00Z">
        <w:r>
          <w:rPr>
            <w:rFonts w:asciiTheme="majorHAnsi" w:hAnsiTheme="majorHAnsi"/>
            <w:sz w:val="18"/>
          </w:rPr>
          <w:t>hay que</w:t>
        </w:r>
      </w:ins>
      <w:ins w:id="61" w:author="García Garrido Miguel Ángel [2]" w:date="2020-03-25T19:10:00Z">
        <w:r w:rsidRPr="001B242C">
          <w:rPr>
            <w:rFonts w:asciiTheme="majorHAnsi" w:hAnsiTheme="majorHAnsi"/>
            <w:sz w:val="18"/>
          </w:rPr>
          <w:t xml:space="preserve"> restaura</w:t>
        </w:r>
      </w:ins>
      <w:ins w:id="62" w:author="García Garrido Miguel Ángel [2]" w:date="2020-03-31T18:40:00Z">
        <w:r>
          <w:rPr>
            <w:rFonts w:asciiTheme="majorHAnsi" w:hAnsiTheme="majorHAnsi"/>
            <w:sz w:val="18"/>
          </w:rPr>
          <w:t>r</w:t>
        </w:r>
      </w:ins>
      <w:ins w:id="63" w:author="García Garrido Miguel Ángel [2]" w:date="2020-03-25T19:10:00Z">
        <w:r w:rsidRPr="001B242C">
          <w:rPr>
            <w:rFonts w:asciiTheme="majorHAnsi" w:hAnsiTheme="majorHAnsi"/>
            <w:sz w:val="18"/>
          </w:rPr>
          <w:t xml:space="preserve"> los valores por defecto (</w:t>
        </w:r>
        <w:r w:rsidRPr="001B242C">
          <w:rPr>
            <w:rFonts w:asciiTheme="majorHAnsi" w:hAnsiTheme="majorHAnsi"/>
            <w:i/>
            <w:sz w:val="18"/>
          </w:rPr>
          <w:t>Restore Defaults</w:t>
        </w:r>
        <w:r w:rsidRPr="001B242C">
          <w:rPr>
            <w:rFonts w:asciiTheme="majorHAnsi" w:hAnsiTheme="majorHAnsi"/>
            <w:sz w:val="18"/>
          </w:rPr>
          <w:t>) en la ventana de opciones de simulación (</w:t>
        </w:r>
        <w:r w:rsidRPr="001B242C">
          <w:rPr>
            <w:rFonts w:asciiTheme="majorHAnsi" w:hAnsiTheme="majorHAnsi"/>
            <w:i/>
            <w:sz w:val="18"/>
          </w:rPr>
          <w:t>Simulation -&gt;SimulationOptions</w:t>
        </w:r>
        <w:r w:rsidRPr="001B242C">
          <w:rPr>
            <w:rFonts w:asciiTheme="majorHAnsi" w:hAnsiTheme="majorHAnsi"/>
            <w:sz w:val="18"/>
          </w:rPr>
          <w:t xml:space="preserve">) y salvar tanto la configuración como el fichero </w:t>
        </w:r>
        <w:r w:rsidRPr="001B242C">
          <w:rPr>
            <w:rFonts w:asciiTheme="majorHAnsi" w:hAnsiTheme="majorHAnsi"/>
            <w:i/>
            <w:sz w:val="18"/>
          </w:rPr>
          <w:t>.vwf</w:t>
        </w:r>
        <w:r w:rsidRPr="001B242C">
          <w:rPr>
            <w:rFonts w:asciiTheme="majorHAnsi" w:hAnsiTheme="majorHAnsi"/>
            <w:sz w:val="18"/>
          </w:rPr>
          <w:t xml:space="preserve"> antes de lanzar la simulación.</w:t>
        </w:r>
      </w:ins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781E23">
    <w:pPr>
      <w:pStyle w:val="Encabezado"/>
      <w:pBdr>
        <w:bottom w:val="single" w:sz="4" w:space="1" w:color="auto"/>
      </w:pBdr>
      <w:tabs>
        <w:tab w:val="clear" w:pos="4252"/>
        <w:tab w:val="clear" w:pos="8504"/>
        <w:tab w:val="right" w:pos="9072"/>
      </w:tabs>
      <w:rPr>
        <w:rFonts w:asciiTheme="majorHAnsi" w:hAnsiTheme="majorHAnsi"/>
        <w:sz w:val="17"/>
        <w:szCs w:val="17"/>
        <w:lang w:val="es-ES"/>
      </w:rPr>
    </w:pPr>
    <w:r w:rsidRPr="009C7710">
      <w:rPr>
        <w:rFonts w:asciiTheme="majorHAnsi" w:hAnsiTheme="majorHAnsi"/>
        <w:sz w:val="17"/>
        <w:szCs w:val="17"/>
        <w:lang w:val="es-ES"/>
      </w:rPr>
      <w:t>Práctica 2</w:t>
    </w:r>
    <w:r w:rsidRPr="009C7710">
      <w:rPr>
        <w:rFonts w:asciiTheme="majorHAnsi" w:hAnsiTheme="majorHAnsi"/>
        <w:sz w:val="17"/>
        <w:szCs w:val="17"/>
        <w:lang w:val="es-ES"/>
      </w:rPr>
      <w:tab/>
      <w:t xml:space="preserve">Captura, simulación e implementación en </w:t>
    </w:r>
    <w:r>
      <w:rPr>
        <w:rFonts w:asciiTheme="majorHAnsi" w:hAnsiTheme="majorHAnsi"/>
        <w:sz w:val="17"/>
        <w:szCs w:val="17"/>
        <w:lang w:val="es-ES"/>
      </w:rPr>
      <w:t>CPLD</w:t>
    </w:r>
    <w:r w:rsidRPr="009C7710">
      <w:rPr>
        <w:rFonts w:asciiTheme="majorHAnsi" w:hAnsiTheme="majorHAnsi"/>
        <w:sz w:val="17"/>
        <w:szCs w:val="17"/>
        <w:lang w:val="es-ES"/>
      </w:rPr>
      <w:t xml:space="preserve"> de un sistema </w:t>
    </w:r>
    <w:r>
      <w:rPr>
        <w:rFonts w:asciiTheme="majorHAnsi" w:hAnsiTheme="majorHAnsi"/>
        <w:sz w:val="17"/>
        <w:szCs w:val="17"/>
        <w:lang w:val="es-ES"/>
      </w:rPr>
      <w:t>combinacional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614F01">
    <w:pPr>
      <w:pStyle w:val="Encabezado"/>
      <w:pBdr>
        <w:bottom w:val="single" w:sz="4" w:space="1" w:color="auto"/>
      </w:pBdr>
      <w:tabs>
        <w:tab w:val="clear" w:pos="4252"/>
      </w:tabs>
      <w:rPr>
        <w:rFonts w:asciiTheme="majorHAnsi" w:hAnsiTheme="majorHAnsi" w:cs="Arial"/>
        <w:sz w:val="17"/>
        <w:szCs w:val="17"/>
        <w:lang w:val="es-ES"/>
      </w:rPr>
    </w:pPr>
    <w:r w:rsidRPr="009C7710">
      <w:rPr>
        <w:rFonts w:asciiTheme="majorHAnsi" w:hAnsiTheme="majorHAnsi" w:cs="Arial"/>
        <w:sz w:val="17"/>
        <w:szCs w:val="17"/>
      </w:rPr>
      <w:t>Prácticas de Electrónica Digital</w:t>
    </w:r>
    <w:r w:rsidRPr="009C7710">
      <w:rPr>
        <w:rFonts w:asciiTheme="majorHAnsi" w:hAnsiTheme="majorHAnsi" w:cs="Arial"/>
        <w:sz w:val="17"/>
        <w:szCs w:val="17"/>
      </w:rP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4B3F75" w:rsidRDefault="008802A7" w:rsidP="005B5D86">
    <w:pPr>
      <w:pStyle w:val="Encabezado"/>
      <w:tabs>
        <w:tab w:val="clear" w:pos="4252"/>
      </w:tabs>
      <w:jc w:val="right"/>
      <w:rPr>
        <w:b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C7AE9"/>
    <w:multiLevelType w:val="multilevel"/>
    <w:tmpl w:val="2394410C"/>
    <w:lvl w:ilvl="0">
      <w:start w:val="5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3277466"/>
    <w:multiLevelType w:val="hybridMultilevel"/>
    <w:tmpl w:val="47C818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0A5515"/>
    <w:multiLevelType w:val="hybridMultilevel"/>
    <w:tmpl w:val="9F12F76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C43DE3"/>
    <w:multiLevelType w:val="hybridMultilevel"/>
    <w:tmpl w:val="E1AE859E"/>
    <w:lvl w:ilvl="0" w:tplc="3D52DAD4">
      <w:start w:val="1"/>
      <w:numFmt w:val="bullet"/>
      <w:pStyle w:val="TesisEsquemaIntermedio"/>
      <w:lvlText w:val="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E0739CB"/>
    <w:multiLevelType w:val="hybridMultilevel"/>
    <w:tmpl w:val="86CE0A08"/>
    <w:lvl w:ilvl="0" w:tplc="EDC675F4">
      <w:start w:val="1"/>
      <w:numFmt w:val="bullet"/>
      <w:pStyle w:val="TesisEsquemaAltoNivel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E991889"/>
    <w:multiLevelType w:val="hybridMultilevel"/>
    <w:tmpl w:val="1870DB5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71BD7"/>
    <w:multiLevelType w:val="hybridMultilevel"/>
    <w:tmpl w:val="89CAB2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094ACA"/>
    <w:multiLevelType w:val="hybridMultilevel"/>
    <w:tmpl w:val="5296D05A"/>
    <w:lvl w:ilvl="0" w:tplc="E604D2E6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353691"/>
    <w:multiLevelType w:val="hybridMultilevel"/>
    <w:tmpl w:val="E8F0E3D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2864EA"/>
    <w:multiLevelType w:val="multilevel"/>
    <w:tmpl w:val="387C64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0">
    <w:nsid w:val="50132F05"/>
    <w:multiLevelType w:val="hybridMultilevel"/>
    <w:tmpl w:val="F6ACB9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D10399"/>
    <w:multiLevelType w:val="hybridMultilevel"/>
    <w:tmpl w:val="ECCAAC6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A71CCD"/>
    <w:multiLevelType w:val="hybridMultilevel"/>
    <w:tmpl w:val="9F12F76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FB40EA"/>
    <w:multiLevelType w:val="hybridMultilevel"/>
    <w:tmpl w:val="47C818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834BC5"/>
    <w:multiLevelType w:val="hybridMultilevel"/>
    <w:tmpl w:val="050857DA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6DC6E63"/>
    <w:multiLevelType w:val="hybridMultilevel"/>
    <w:tmpl w:val="1388B2A4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9053AF6"/>
    <w:multiLevelType w:val="hybridMultilevel"/>
    <w:tmpl w:val="481811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444B78"/>
    <w:multiLevelType w:val="hybridMultilevel"/>
    <w:tmpl w:val="2104164C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25F7EE7"/>
    <w:multiLevelType w:val="multilevel"/>
    <w:tmpl w:val="F9A499C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</w:rPr>
    </w:lvl>
    <w:lvl w:ilvl="1">
      <w:start w:val="1"/>
      <w:numFmt w:val="decimal"/>
      <w:pStyle w:val="Ttulo2"/>
      <w:lvlText w:val="%1.%2"/>
      <w:lvlJc w:val="left"/>
      <w:pPr>
        <w:ind w:left="718" w:hanging="576"/>
      </w:pPr>
      <w:rPr>
        <w:sz w:val="22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>
    <w:nsid w:val="74B47061"/>
    <w:multiLevelType w:val="hybridMultilevel"/>
    <w:tmpl w:val="47C818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3C1EE8"/>
    <w:multiLevelType w:val="hybridMultilevel"/>
    <w:tmpl w:val="B62096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5"/>
  </w:num>
  <w:num w:numId="4">
    <w:abstractNumId w:val="14"/>
  </w:num>
  <w:num w:numId="5">
    <w:abstractNumId w:val="17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7"/>
  </w:num>
  <w:num w:numId="11">
    <w:abstractNumId w:val="5"/>
  </w:num>
  <w:num w:numId="12">
    <w:abstractNumId w:val="0"/>
  </w:num>
  <w:num w:numId="13">
    <w:abstractNumId w:val="8"/>
  </w:num>
  <w:num w:numId="14">
    <w:abstractNumId w:val="11"/>
  </w:num>
  <w:num w:numId="15">
    <w:abstractNumId w:val="13"/>
  </w:num>
  <w:num w:numId="16">
    <w:abstractNumId w:val="2"/>
  </w:num>
  <w:num w:numId="17">
    <w:abstractNumId w:val="12"/>
  </w:num>
  <w:num w:numId="18">
    <w:abstractNumId w:val="19"/>
  </w:num>
  <w:num w:numId="19">
    <w:abstractNumId w:val="1"/>
  </w:num>
  <w:num w:numId="20">
    <w:abstractNumId w:val="20"/>
  </w:num>
  <w:num w:numId="21">
    <w:abstractNumId w:val="16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García Garrido Miguel Ángel">
    <w15:presenceInfo w15:providerId="AD" w15:userId="S::miguelangel.garcia@uah.es::04ef566f-2c88-4fc1-9a5d-b1a651cf8b6d"/>
  </w15:person>
  <w15:person w15:author="García Garrido Miguel Ángel [2]">
    <w15:presenceInfo w15:providerId="None" w15:userId="García Garrido Miguel Ángel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65"/>
  <w:embedSystemFonts/>
  <w:stylePaneFormatFilter w:val="3F01"/>
  <w:defaultTabStop w:val="708"/>
  <w:hyphenationZone w:val="425"/>
  <w:evenAndOddHeaders/>
  <w:drawingGridHorizontalSpacing w:val="120"/>
  <w:drawingGridVerticalSpacing w:val="11"/>
  <w:displayHorizontalDrawingGridEvery w:val="2"/>
  <w:characterSpacingControl w:val="doNotCompress"/>
  <w:hdrShapeDefaults>
    <o:shapedefaults v:ext="edit" spidmax="7170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761AA"/>
    <w:rsid w:val="0000152E"/>
    <w:rsid w:val="000024CF"/>
    <w:rsid w:val="00004856"/>
    <w:rsid w:val="00004EA4"/>
    <w:rsid w:val="00005BCB"/>
    <w:rsid w:val="0000726C"/>
    <w:rsid w:val="00011D9A"/>
    <w:rsid w:val="00013B4F"/>
    <w:rsid w:val="000171C4"/>
    <w:rsid w:val="00021B15"/>
    <w:rsid w:val="00021B80"/>
    <w:rsid w:val="00026333"/>
    <w:rsid w:val="0002712C"/>
    <w:rsid w:val="00027658"/>
    <w:rsid w:val="000276C0"/>
    <w:rsid w:val="00027875"/>
    <w:rsid w:val="00030728"/>
    <w:rsid w:val="0003195E"/>
    <w:rsid w:val="00032237"/>
    <w:rsid w:val="000328EF"/>
    <w:rsid w:val="00034B9B"/>
    <w:rsid w:val="00034BE0"/>
    <w:rsid w:val="000367F3"/>
    <w:rsid w:val="000375AF"/>
    <w:rsid w:val="000377C5"/>
    <w:rsid w:val="000441AC"/>
    <w:rsid w:val="0004423D"/>
    <w:rsid w:val="000442AD"/>
    <w:rsid w:val="00047CBC"/>
    <w:rsid w:val="0005186F"/>
    <w:rsid w:val="00051EF0"/>
    <w:rsid w:val="00052A0F"/>
    <w:rsid w:val="00052C95"/>
    <w:rsid w:val="00052FFA"/>
    <w:rsid w:val="0005344A"/>
    <w:rsid w:val="00054B5B"/>
    <w:rsid w:val="00055C1C"/>
    <w:rsid w:val="00055F73"/>
    <w:rsid w:val="00056CC8"/>
    <w:rsid w:val="000576C6"/>
    <w:rsid w:val="00060633"/>
    <w:rsid w:val="00061111"/>
    <w:rsid w:val="00063423"/>
    <w:rsid w:val="00064BD3"/>
    <w:rsid w:val="00065962"/>
    <w:rsid w:val="00066CDD"/>
    <w:rsid w:val="0006747A"/>
    <w:rsid w:val="000701F0"/>
    <w:rsid w:val="000707CC"/>
    <w:rsid w:val="00070A35"/>
    <w:rsid w:val="00073228"/>
    <w:rsid w:val="00074050"/>
    <w:rsid w:val="00075E53"/>
    <w:rsid w:val="00077CBD"/>
    <w:rsid w:val="00081EF2"/>
    <w:rsid w:val="000820A9"/>
    <w:rsid w:val="0008245E"/>
    <w:rsid w:val="00082D7F"/>
    <w:rsid w:val="00083CB2"/>
    <w:rsid w:val="00083F06"/>
    <w:rsid w:val="00085940"/>
    <w:rsid w:val="00085FE8"/>
    <w:rsid w:val="000861CC"/>
    <w:rsid w:val="00086CA3"/>
    <w:rsid w:val="00090705"/>
    <w:rsid w:val="000909A8"/>
    <w:rsid w:val="0009135C"/>
    <w:rsid w:val="0009447A"/>
    <w:rsid w:val="00095A1E"/>
    <w:rsid w:val="0009747E"/>
    <w:rsid w:val="000974F3"/>
    <w:rsid w:val="000A0402"/>
    <w:rsid w:val="000A1A3F"/>
    <w:rsid w:val="000A457C"/>
    <w:rsid w:val="000A5651"/>
    <w:rsid w:val="000B0119"/>
    <w:rsid w:val="000B1735"/>
    <w:rsid w:val="000B2632"/>
    <w:rsid w:val="000B352A"/>
    <w:rsid w:val="000B52FA"/>
    <w:rsid w:val="000B56E3"/>
    <w:rsid w:val="000B5DA3"/>
    <w:rsid w:val="000B5F8E"/>
    <w:rsid w:val="000C1BC5"/>
    <w:rsid w:val="000C3702"/>
    <w:rsid w:val="000C3DD2"/>
    <w:rsid w:val="000C3F55"/>
    <w:rsid w:val="000C5008"/>
    <w:rsid w:val="000C501D"/>
    <w:rsid w:val="000C516A"/>
    <w:rsid w:val="000C624C"/>
    <w:rsid w:val="000C701C"/>
    <w:rsid w:val="000C7771"/>
    <w:rsid w:val="000D0B52"/>
    <w:rsid w:val="000D3D7B"/>
    <w:rsid w:val="000D4E28"/>
    <w:rsid w:val="000D56EC"/>
    <w:rsid w:val="000D576A"/>
    <w:rsid w:val="000D5F43"/>
    <w:rsid w:val="000D6B2C"/>
    <w:rsid w:val="000D6BD8"/>
    <w:rsid w:val="000D7328"/>
    <w:rsid w:val="000D7CF1"/>
    <w:rsid w:val="000E0705"/>
    <w:rsid w:val="000E0804"/>
    <w:rsid w:val="000E2172"/>
    <w:rsid w:val="000E2C1D"/>
    <w:rsid w:val="000E35F5"/>
    <w:rsid w:val="000E4410"/>
    <w:rsid w:val="000E57FC"/>
    <w:rsid w:val="000F1DBE"/>
    <w:rsid w:val="000F1E69"/>
    <w:rsid w:val="000F28F2"/>
    <w:rsid w:val="000F535B"/>
    <w:rsid w:val="000F560A"/>
    <w:rsid w:val="000F6F75"/>
    <w:rsid w:val="0010208D"/>
    <w:rsid w:val="00103678"/>
    <w:rsid w:val="00104358"/>
    <w:rsid w:val="00104474"/>
    <w:rsid w:val="001044FA"/>
    <w:rsid w:val="00106E46"/>
    <w:rsid w:val="001103E2"/>
    <w:rsid w:val="00110422"/>
    <w:rsid w:val="001108BF"/>
    <w:rsid w:val="001109D9"/>
    <w:rsid w:val="001112FF"/>
    <w:rsid w:val="001118A9"/>
    <w:rsid w:val="00121DA2"/>
    <w:rsid w:val="00122326"/>
    <w:rsid w:val="00122A31"/>
    <w:rsid w:val="00123A0D"/>
    <w:rsid w:val="00123C72"/>
    <w:rsid w:val="001256A2"/>
    <w:rsid w:val="00125AF3"/>
    <w:rsid w:val="00127816"/>
    <w:rsid w:val="00130462"/>
    <w:rsid w:val="00132421"/>
    <w:rsid w:val="00132E6F"/>
    <w:rsid w:val="00133BCF"/>
    <w:rsid w:val="00135C80"/>
    <w:rsid w:val="0013757D"/>
    <w:rsid w:val="001404B2"/>
    <w:rsid w:val="00140E5E"/>
    <w:rsid w:val="001417BC"/>
    <w:rsid w:val="00141E57"/>
    <w:rsid w:val="0014235A"/>
    <w:rsid w:val="00143C02"/>
    <w:rsid w:val="001464F4"/>
    <w:rsid w:val="00147FFB"/>
    <w:rsid w:val="0015127D"/>
    <w:rsid w:val="0015247C"/>
    <w:rsid w:val="00152CFC"/>
    <w:rsid w:val="00153078"/>
    <w:rsid w:val="00153E31"/>
    <w:rsid w:val="001544A7"/>
    <w:rsid w:val="00154855"/>
    <w:rsid w:val="001558C8"/>
    <w:rsid w:val="0015637A"/>
    <w:rsid w:val="00160753"/>
    <w:rsid w:val="001610B1"/>
    <w:rsid w:val="00161EF7"/>
    <w:rsid w:val="00162FF5"/>
    <w:rsid w:val="00163B3D"/>
    <w:rsid w:val="00164962"/>
    <w:rsid w:val="00167365"/>
    <w:rsid w:val="00170F5A"/>
    <w:rsid w:val="001714C9"/>
    <w:rsid w:val="001749AB"/>
    <w:rsid w:val="00175595"/>
    <w:rsid w:val="001762AC"/>
    <w:rsid w:val="00176658"/>
    <w:rsid w:val="0018490B"/>
    <w:rsid w:val="0018595A"/>
    <w:rsid w:val="00187D5C"/>
    <w:rsid w:val="0019008E"/>
    <w:rsid w:val="00192618"/>
    <w:rsid w:val="001934A3"/>
    <w:rsid w:val="001A0658"/>
    <w:rsid w:val="001A1177"/>
    <w:rsid w:val="001A1EA8"/>
    <w:rsid w:val="001A20F3"/>
    <w:rsid w:val="001A2770"/>
    <w:rsid w:val="001A29A7"/>
    <w:rsid w:val="001A2C89"/>
    <w:rsid w:val="001A3864"/>
    <w:rsid w:val="001A3AF3"/>
    <w:rsid w:val="001A3F12"/>
    <w:rsid w:val="001A4778"/>
    <w:rsid w:val="001A4AEC"/>
    <w:rsid w:val="001A5D63"/>
    <w:rsid w:val="001A5DA4"/>
    <w:rsid w:val="001A7DE9"/>
    <w:rsid w:val="001B2B63"/>
    <w:rsid w:val="001B5CEF"/>
    <w:rsid w:val="001B7CCF"/>
    <w:rsid w:val="001C08C4"/>
    <w:rsid w:val="001C098A"/>
    <w:rsid w:val="001C2342"/>
    <w:rsid w:val="001C2B5C"/>
    <w:rsid w:val="001C35E4"/>
    <w:rsid w:val="001C5B99"/>
    <w:rsid w:val="001C672E"/>
    <w:rsid w:val="001C6C5D"/>
    <w:rsid w:val="001C6CCE"/>
    <w:rsid w:val="001C7976"/>
    <w:rsid w:val="001C7995"/>
    <w:rsid w:val="001D5193"/>
    <w:rsid w:val="001D5F8A"/>
    <w:rsid w:val="001D6332"/>
    <w:rsid w:val="001E0633"/>
    <w:rsid w:val="001E3DD3"/>
    <w:rsid w:val="001E42CB"/>
    <w:rsid w:val="001E6129"/>
    <w:rsid w:val="001E74FA"/>
    <w:rsid w:val="001F1269"/>
    <w:rsid w:val="001F2405"/>
    <w:rsid w:val="001F2683"/>
    <w:rsid w:val="001F2812"/>
    <w:rsid w:val="001F3213"/>
    <w:rsid w:val="001F3D5B"/>
    <w:rsid w:val="001F6D09"/>
    <w:rsid w:val="001F6DFB"/>
    <w:rsid w:val="001F7A12"/>
    <w:rsid w:val="001F7E8A"/>
    <w:rsid w:val="00201241"/>
    <w:rsid w:val="002018FF"/>
    <w:rsid w:val="00202535"/>
    <w:rsid w:val="00202864"/>
    <w:rsid w:val="00202FC2"/>
    <w:rsid w:val="0020343D"/>
    <w:rsid w:val="00203BE6"/>
    <w:rsid w:val="00203CB1"/>
    <w:rsid w:val="00204731"/>
    <w:rsid w:val="00204C18"/>
    <w:rsid w:val="00204CBF"/>
    <w:rsid w:val="0020589B"/>
    <w:rsid w:val="00205991"/>
    <w:rsid w:val="00205C4E"/>
    <w:rsid w:val="002077F8"/>
    <w:rsid w:val="00210822"/>
    <w:rsid w:val="00215144"/>
    <w:rsid w:val="00216C5B"/>
    <w:rsid w:val="002172B1"/>
    <w:rsid w:val="002176C1"/>
    <w:rsid w:val="00217B2D"/>
    <w:rsid w:val="00220065"/>
    <w:rsid w:val="00221E7C"/>
    <w:rsid w:val="00222363"/>
    <w:rsid w:val="0022392D"/>
    <w:rsid w:val="00223E6D"/>
    <w:rsid w:val="00227220"/>
    <w:rsid w:val="00231E1A"/>
    <w:rsid w:val="0023244F"/>
    <w:rsid w:val="002330AC"/>
    <w:rsid w:val="00233683"/>
    <w:rsid w:val="00233999"/>
    <w:rsid w:val="00234397"/>
    <w:rsid w:val="00235AD1"/>
    <w:rsid w:val="00237B34"/>
    <w:rsid w:val="00243D20"/>
    <w:rsid w:val="00245CBF"/>
    <w:rsid w:val="00245F62"/>
    <w:rsid w:val="002525EA"/>
    <w:rsid w:val="002537DD"/>
    <w:rsid w:val="002545B2"/>
    <w:rsid w:val="00254689"/>
    <w:rsid w:val="00256368"/>
    <w:rsid w:val="0025710D"/>
    <w:rsid w:val="0026046C"/>
    <w:rsid w:val="00260D47"/>
    <w:rsid w:val="00261010"/>
    <w:rsid w:val="00262280"/>
    <w:rsid w:val="002624D4"/>
    <w:rsid w:val="00266675"/>
    <w:rsid w:val="002707D8"/>
    <w:rsid w:val="002718AA"/>
    <w:rsid w:val="00271CE1"/>
    <w:rsid w:val="002722E8"/>
    <w:rsid w:val="00274155"/>
    <w:rsid w:val="0027415A"/>
    <w:rsid w:val="002761C3"/>
    <w:rsid w:val="00276D1A"/>
    <w:rsid w:val="00282781"/>
    <w:rsid w:val="00283FA1"/>
    <w:rsid w:val="0028472B"/>
    <w:rsid w:val="00285F41"/>
    <w:rsid w:val="00287C32"/>
    <w:rsid w:val="0029150F"/>
    <w:rsid w:val="00291C08"/>
    <w:rsid w:val="00292081"/>
    <w:rsid w:val="0029212C"/>
    <w:rsid w:val="002954A9"/>
    <w:rsid w:val="00295DDE"/>
    <w:rsid w:val="002976CF"/>
    <w:rsid w:val="002A066A"/>
    <w:rsid w:val="002A19DC"/>
    <w:rsid w:val="002A2671"/>
    <w:rsid w:val="002A2854"/>
    <w:rsid w:val="002A6E5A"/>
    <w:rsid w:val="002A7835"/>
    <w:rsid w:val="002B009E"/>
    <w:rsid w:val="002B1777"/>
    <w:rsid w:val="002B184B"/>
    <w:rsid w:val="002B2948"/>
    <w:rsid w:val="002B430A"/>
    <w:rsid w:val="002B59CA"/>
    <w:rsid w:val="002B5E9B"/>
    <w:rsid w:val="002B7983"/>
    <w:rsid w:val="002C1FA1"/>
    <w:rsid w:val="002C3492"/>
    <w:rsid w:val="002C6756"/>
    <w:rsid w:val="002D1CCA"/>
    <w:rsid w:val="002D5D73"/>
    <w:rsid w:val="002D5E99"/>
    <w:rsid w:val="002E20F4"/>
    <w:rsid w:val="002E35D9"/>
    <w:rsid w:val="002E468C"/>
    <w:rsid w:val="002E49F9"/>
    <w:rsid w:val="002E641C"/>
    <w:rsid w:val="002E6512"/>
    <w:rsid w:val="002E7E7C"/>
    <w:rsid w:val="002F0776"/>
    <w:rsid w:val="002F0DE9"/>
    <w:rsid w:val="002F269D"/>
    <w:rsid w:val="002F277D"/>
    <w:rsid w:val="002F28F0"/>
    <w:rsid w:val="002F2AF6"/>
    <w:rsid w:val="002F3074"/>
    <w:rsid w:val="002F427D"/>
    <w:rsid w:val="002F4B12"/>
    <w:rsid w:val="002F4C4D"/>
    <w:rsid w:val="002F7B41"/>
    <w:rsid w:val="003001EB"/>
    <w:rsid w:val="003004F6"/>
    <w:rsid w:val="0030158F"/>
    <w:rsid w:val="00303CA4"/>
    <w:rsid w:val="00303EA6"/>
    <w:rsid w:val="00304489"/>
    <w:rsid w:val="00304BA2"/>
    <w:rsid w:val="00305C56"/>
    <w:rsid w:val="003066C2"/>
    <w:rsid w:val="00306A2B"/>
    <w:rsid w:val="003134F7"/>
    <w:rsid w:val="0031357C"/>
    <w:rsid w:val="00314A11"/>
    <w:rsid w:val="00315414"/>
    <w:rsid w:val="003202AE"/>
    <w:rsid w:val="00320F11"/>
    <w:rsid w:val="00322B4D"/>
    <w:rsid w:val="003238A5"/>
    <w:rsid w:val="00325712"/>
    <w:rsid w:val="00332E9D"/>
    <w:rsid w:val="00334891"/>
    <w:rsid w:val="00334FC3"/>
    <w:rsid w:val="00337C84"/>
    <w:rsid w:val="0034280D"/>
    <w:rsid w:val="00342CC8"/>
    <w:rsid w:val="003433B5"/>
    <w:rsid w:val="00345F5E"/>
    <w:rsid w:val="003478F7"/>
    <w:rsid w:val="00351761"/>
    <w:rsid w:val="00351B6D"/>
    <w:rsid w:val="00353174"/>
    <w:rsid w:val="00355281"/>
    <w:rsid w:val="003556FD"/>
    <w:rsid w:val="00355BDC"/>
    <w:rsid w:val="00356F40"/>
    <w:rsid w:val="003602DF"/>
    <w:rsid w:val="00360C8E"/>
    <w:rsid w:val="00362759"/>
    <w:rsid w:val="003633AE"/>
    <w:rsid w:val="00363D8A"/>
    <w:rsid w:val="003647FC"/>
    <w:rsid w:val="00366715"/>
    <w:rsid w:val="00370F57"/>
    <w:rsid w:val="00372125"/>
    <w:rsid w:val="003721B2"/>
    <w:rsid w:val="0037309A"/>
    <w:rsid w:val="00375C85"/>
    <w:rsid w:val="003763EF"/>
    <w:rsid w:val="00380936"/>
    <w:rsid w:val="00381567"/>
    <w:rsid w:val="00381E86"/>
    <w:rsid w:val="0038303F"/>
    <w:rsid w:val="0038459F"/>
    <w:rsid w:val="00386452"/>
    <w:rsid w:val="003903ED"/>
    <w:rsid w:val="00392707"/>
    <w:rsid w:val="00393A6F"/>
    <w:rsid w:val="00394633"/>
    <w:rsid w:val="003A0139"/>
    <w:rsid w:val="003A0946"/>
    <w:rsid w:val="003A6A51"/>
    <w:rsid w:val="003A6CF2"/>
    <w:rsid w:val="003B23A8"/>
    <w:rsid w:val="003B4720"/>
    <w:rsid w:val="003B603F"/>
    <w:rsid w:val="003B72D9"/>
    <w:rsid w:val="003C0812"/>
    <w:rsid w:val="003C1F95"/>
    <w:rsid w:val="003C414D"/>
    <w:rsid w:val="003C6FC1"/>
    <w:rsid w:val="003C78B5"/>
    <w:rsid w:val="003D02E4"/>
    <w:rsid w:val="003D0A44"/>
    <w:rsid w:val="003D29CC"/>
    <w:rsid w:val="003D369F"/>
    <w:rsid w:val="003D3CF1"/>
    <w:rsid w:val="003D3EC1"/>
    <w:rsid w:val="003D4A94"/>
    <w:rsid w:val="003D5542"/>
    <w:rsid w:val="003D56B1"/>
    <w:rsid w:val="003D580A"/>
    <w:rsid w:val="003D5F49"/>
    <w:rsid w:val="003E0DF9"/>
    <w:rsid w:val="003E4DC3"/>
    <w:rsid w:val="003E63ED"/>
    <w:rsid w:val="003F04E0"/>
    <w:rsid w:val="003F2C7D"/>
    <w:rsid w:val="003F2DB6"/>
    <w:rsid w:val="003F341C"/>
    <w:rsid w:val="003F7765"/>
    <w:rsid w:val="003F7D78"/>
    <w:rsid w:val="00400296"/>
    <w:rsid w:val="004008DD"/>
    <w:rsid w:val="00401099"/>
    <w:rsid w:val="004043A3"/>
    <w:rsid w:val="00404639"/>
    <w:rsid w:val="00404869"/>
    <w:rsid w:val="004066E8"/>
    <w:rsid w:val="004070A1"/>
    <w:rsid w:val="00407942"/>
    <w:rsid w:val="0041287E"/>
    <w:rsid w:val="00420232"/>
    <w:rsid w:val="0042052D"/>
    <w:rsid w:val="0042096C"/>
    <w:rsid w:val="00422A86"/>
    <w:rsid w:val="00424DEF"/>
    <w:rsid w:val="00425A6E"/>
    <w:rsid w:val="0042646A"/>
    <w:rsid w:val="004268C2"/>
    <w:rsid w:val="004273CB"/>
    <w:rsid w:val="00430811"/>
    <w:rsid w:val="00431719"/>
    <w:rsid w:val="004339D1"/>
    <w:rsid w:val="004341C2"/>
    <w:rsid w:val="004341CD"/>
    <w:rsid w:val="00442BF6"/>
    <w:rsid w:val="00442D8E"/>
    <w:rsid w:val="00444643"/>
    <w:rsid w:val="004458CC"/>
    <w:rsid w:val="00445F20"/>
    <w:rsid w:val="0044650A"/>
    <w:rsid w:val="004509A7"/>
    <w:rsid w:val="00451827"/>
    <w:rsid w:val="0045216B"/>
    <w:rsid w:val="004527C6"/>
    <w:rsid w:val="00453DAD"/>
    <w:rsid w:val="00454095"/>
    <w:rsid w:val="00454776"/>
    <w:rsid w:val="0045499D"/>
    <w:rsid w:val="00456340"/>
    <w:rsid w:val="00457F07"/>
    <w:rsid w:val="0046033B"/>
    <w:rsid w:val="0046049A"/>
    <w:rsid w:val="004623C2"/>
    <w:rsid w:val="004646DB"/>
    <w:rsid w:val="00467866"/>
    <w:rsid w:val="00470700"/>
    <w:rsid w:val="00473358"/>
    <w:rsid w:val="00473481"/>
    <w:rsid w:val="00473533"/>
    <w:rsid w:val="00477CA0"/>
    <w:rsid w:val="0048042C"/>
    <w:rsid w:val="0048214E"/>
    <w:rsid w:val="004823FA"/>
    <w:rsid w:val="0048316E"/>
    <w:rsid w:val="00483B1F"/>
    <w:rsid w:val="004872AC"/>
    <w:rsid w:val="0048738C"/>
    <w:rsid w:val="00490CA4"/>
    <w:rsid w:val="00491010"/>
    <w:rsid w:val="0049135F"/>
    <w:rsid w:val="00494606"/>
    <w:rsid w:val="00495501"/>
    <w:rsid w:val="0049793C"/>
    <w:rsid w:val="004A40E6"/>
    <w:rsid w:val="004A4431"/>
    <w:rsid w:val="004A4FD9"/>
    <w:rsid w:val="004B1217"/>
    <w:rsid w:val="004B179E"/>
    <w:rsid w:val="004B3210"/>
    <w:rsid w:val="004B3721"/>
    <w:rsid w:val="004B39AE"/>
    <w:rsid w:val="004B3F75"/>
    <w:rsid w:val="004B439C"/>
    <w:rsid w:val="004B7099"/>
    <w:rsid w:val="004C2A35"/>
    <w:rsid w:val="004C3192"/>
    <w:rsid w:val="004C3275"/>
    <w:rsid w:val="004C38E2"/>
    <w:rsid w:val="004C3B2F"/>
    <w:rsid w:val="004C4173"/>
    <w:rsid w:val="004C4C9F"/>
    <w:rsid w:val="004C72E2"/>
    <w:rsid w:val="004D4692"/>
    <w:rsid w:val="004D4871"/>
    <w:rsid w:val="004D6A31"/>
    <w:rsid w:val="004D7604"/>
    <w:rsid w:val="004E2448"/>
    <w:rsid w:val="004E3076"/>
    <w:rsid w:val="004E4BF1"/>
    <w:rsid w:val="004E4E2A"/>
    <w:rsid w:val="004E5DC8"/>
    <w:rsid w:val="004E5DFA"/>
    <w:rsid w:val="004E5F47"/>
    <w:rsid w:val="004E6B80"/>
    <w:rsid w:val="004F0324"/>
    <w:rsid w:val="004F1044"/>
    <w:rsid w:val="004F2B75"/>
    <w:rsid w:val="004F47CA"/>
    <w:rsid w:val="004F4860"/>
    <w:rsid w:val="004F634C"/>
    <w:rsid w:val="004F6425"/>
    <w:rsid w:val="00500C04"/>
    <w:rsid w:val="00501805"/>
    <w:rsid w:val="00501E78"/>
    <w:rsid w:val="00506422"/>
    <w:rsid w:val="0051125A"/>
    <w:rsid w:val="00513120"/>
    <w:rsid w:val="00513300"/>
    <w:rsid w:val="0051363E"/>
    <w:rsid w:val="005140F8"/>
    <w:rsid w:val="00514344"/>
    <w:rsid w:val="00515F4F"/>
    <w:rsid w:val="0051696A"/>
    <w:rsid w:val="0051710C"/>
    <w:rsid w:val="00517148"/>
    <w:rsid w:val="00522AE1"/>
    <w:rsid w:val="005236E7"/>
    <w:rsid w:val="00523968"/>
    <w:rsid w:val="00523CCE"/>
    <w:rsid w:val="00523F77"/>
    <w:rsid w:val="0052528C"/>
    <w:rsid w:val="00525AA0"/>
    <w:rsid w:val="00526BC7"/>
    <w:rsid w:val="005301B1"/>
    <w:rsid w:val="00535555"/>
    <w:rsid w:val="005367C8"/>
    <w:rsid w:val="00540909"/>
    <w:rsid w:val="005409B3"/>
    <w:rsid w:val="005414EC"/>
    <w:rsid w:val="00542136"/>
    <w:rsid w:val="00543069"/>
    <w:rsid w:val="005437F4"/>
    <w:rsid w:val="00545392"/>
    <w:rsid w:val="00551AB2"/>
    <w:rsid w:val="00551BB6"/>
    <w:rsid w:val="0055287D"/>
    <w:rsid w:val="00553093"/>
    <w:rsid w:val="005542EA"/>
    <w:rsid w:val="005552C4"/>
    <w:rsid w:val="0055546C"/>
    <w:rsid w:val="005562ED"/>
    <w:rsid w:val="005566A2"/>
    <w:rsid w:val="00557C7D"/>
    <w:rsid w:val="00561661"/>
    <w:rsid w:val="00562634"/>
    <w:rsid w:val="005636DE"/>
    <w:rsid w:val="00564E7E"/>
    <w:rsid w:val="005662AE"/>
    <w:rsid w:val="00566627"/>
    <w:rsid w:val="00571271"/>
    <w:rsid w:val="00575B86"/>
    <w:rsid w:val="00582874"/>
    <w:rsid w:val="00585BB9"/>
    <w:rsid w:val="005867A1"/>
    <w:rsid w:val="00586AB8"/>
    <w:rsid w:val="00587ADE"/>
    <w:rsid w:val="005917CB"/>
    <w:rsid w:val="0059423C"/>
    <w:rsid w:val="00596AA2"/>
    <w:rsid w:val="005A5A11"/>
    <w:rsid w:val="005A61F2"/>
    <w:rsid w:val="005A63E4"/>
    <w:rsid w:val="005B03EE"/>
    <w:rsid w:val="005B1881"/>
    <w:rsid w:val="005B1C6D"/>
    <w:rsid w:val="005B3DD1"/>
    <w:rsid w:val="005B4399"/>
    <w:rsid w:val="005B4BD7"/>
    <w:rsid w:val="005B5D86"/>
    <w:rsid w:val="005B69A8"/>
    <w:rsid w:val="005C16F3"/>
    <w:rsid w:val="005C23D0"/>
    <w:rsid w:val="005C3285"/>
    <w:rsid w:val="005C32C9"/>
    <w:rsid w:val="005C3A55"/>
    <w:rsid w:val="005C67D9"/>
    <w:rsid w:val="005C6A51"/>
    <w:rsid w:val="005C6FB1"/>
    <w:rsid w:val="005D0A97"/>
    <w:rsid w:val="005D14A4"/>
    <w:rsid w:val="005D3FCC"/>
    <w:rsid w:val="005D404B"/>
    <w:rsid w:val="005D466B"/>
    <w:rsid w:val="005D48BE"/>
    <w:rsid w:val="005D658C"/>
    <w:rsid w:val="005D7033"/>
    <w:rsid w:val="005E1959"/>
    <w:rsid w:val="005E2CEC"/>
    <w:rsid w:val="005E45EB"/>
    <w:rsid w:val="005E4F5B"/>
    <w:rsid w:val="005E6459"/>
    <w:rsid w:val="005F163F"/>
    <w:rsid w:val="005F23A2"/>
    <w:rsid w:val="005F3077"/>
    <w:rsid w:val="005F321D"/>
    <w:rsid w:val="005F3F09"/>
    <w:rsid w:val="005F5B8C"/>
    <w:rsid w:val="005F5C96"/>
    <w:rsid w:val="005F7A50"/>
    <w:rsid w:val="00600AA0"/>
    <w:rsid w:val="00603A1D"/>
    <w:rsid w:val="006042BB"/>
    <w:rsid w:val="00607234"/>
    <w:rsid w:val="0061082B"/>
    <w:rsid w:val="00612310"/>
    <w:rsid w:val="00612B81"/>
    <w:rsid w:val="0061331E"/>
    <w:rsid w:val="00613335"/>
    <w:rsid w:val="006136FA"/>
    <w:rsid w:val="00613A07"/>
    <w:rsid w:val="00613F68"/>
    <w:rsid w:val="00614F01"/>
    <w:rsid w:val="00615392"/>
    <w:rsid w:val="006166A5"/>
    <w:rsid w:val="00616DAD"/>
    <w:rsid w:val="0062083C"/>
    <w:rsid w:val="00620F3B"/>
    <w:rsid w:val="00620F84"/>
    <w:rsid w:val="0062113E"/>
    <w:rsid w:val="00623514"/>
    <w:rsid w:val="0062394D"/>
    <w:rsid w:val="00623B2A"/>
    <w:rsid w:val="0062484A"/>
    <w:rsid w:val="00625337"/>
    <w:rsid w:val="006257C8"/>
    <w:rsid w:val="00625A02"/>
    <w:rsid w:val="00626607"/>
    <w:rsid w:val="00627402"/>
    <w:rsid w:val="0063079D"/>
    <w:rsid w:val="00630CFC"/>
    <w:rsid w:val="00632502"/>
    <w:rsid w:val="00632694"/>
    <w:rsid w:val="006333D6"/>
    <w:rsid w:val="0063524A"/>
    <w:rsid w:val="006364FB"/>
    <w:rsid w:val="00636BBC"/>
    <w:rsid w:val="006378C4"/>
    <w:rsid w:val="006419D5"/>
    <w:rsid w:val="006419E0"/>
    <w:rsid w:val="006424C7"/>
    <w:rsid w:val="006439C5"/>
    <w:rsid w:val="006456CA"/>
    <w:rsid w:val="006471BE"/>
    <w:rsid w:val="0064783A"/>
    <w:rsid w:val="00647C7C"/>
    <w:rsid w:val="006503F5"/>
    <w:rsid w:val="00651BEF"/>
    <w:rsid w:val="00652696"/>
    <w:rsid w:val="0065445E"/>
    <w:rsid w:val="00654603"/>
    <w:rsid w:val="006554C8"/>
    <w:rsid w:val="0065653D"/>
    <w:rsid w:val="00657927"/>
    <w:rsid w:val="006579CD"/>
    <w:rsid w:val="00657F94"/>
    <w:rsid w:val="0066049A"/>
    <w:rsid w:val="00660990"/>
    <w:rsid w:val="00660C02"/>
    <w:rsid w:val="0066270A"/>
    <w:rsid w:val="00662A62"/>
    <w:rsid w:val="0066324B"/>
    <w:rsid w:val="0066352B"/>
    <w:rsid w:val="00663D6D"/>
    <w:rsid w:val="0066455F"/>
    <w:rsid w:val="0066634F"/>
    <w:rsid w:val="00667217"/>
    <w:rsid w:val="00671757"/>
    <w:rsid w:val="00672AF7"/>
    <w:rsid w:val="00672D5B"/>
    <w:rsid w:val="00675D7F"/>
    <w:rsid w:val="00680185"/>
    <w:rsid w:val="00682F47"/>
    <w:rsid w:val="0068376E"/>
    <w:rsid w:val="00685C95"/>
    <w:rsid w:val="00686D40"/>
    <w:rsid w:val="00687988"/>
    <w:rsid w:val="00687D89"/>
    <w:rsid w:val="00691624"/>
    <w:rsid w:val="00692A25"/>
    <w:rsid w:val="00692B76"/>
    <w:rsid w:val="00693A12"/>
    <w:rsid w:val="0069422E"/>
    <w:rsid w:val="006A0324"/>
    <w:rsid w:val="006A0564"/>
    <w:rsid w:val="006A1065"/>
    <w:rsid w:val="006A33AB"/>
    <w:rsid w:val="006A63FF"/>
    <w:rsid w:val="006A6C23"/>
    <w:rsid w:val="006B190E"/>
    <w:rsid w:val="006B3FCB"/>
    <w:rsid w:val="006B4CB7"/>
    <w:rsid w:val="006B546D"/>
    <w:rsid w:val="006B64AE"/>
    <w:rsid w:val="006C03EA"/>
    <w:rsid w:val="006C0BCA"/>
    <w:rsid w:val="006C0E89"/>
    <w:rsid w:val="006C609B"/>
    <w:rsid w:val="006C6DAA"/>
    <w:rsid w:val="006D2F40"/>
    <w:rsid w:val="006D43F5"/>
    <w:rsid w:val="006D58F4"/>
    <w:rsid w:val="006D644C"/>
    <w:rsid w:val="006E475B"/>
    <w:rsid w:val="006E56F9"/>
    <w:rsid w:val="006E791B"/>
    <w:rsid w:val="006F2A26"/>
    <w:rsid w:val="006F2BA6"/>
    <w:rsid w:val="006F4041"/>
    <w:rsid w:val="006F5D13"/>
    <w:rsid w:val="006F5EB2"/>
    <w:rsid w:val="006F6F3C"/>
    <w:rsid w:val="006F70FB"/>
    <w:rsid w:val="007001CE"/>
    <w:rsid w:val="0070093A"/>
    <w:rsid w:val="0070326B"/>
    <w:rsid w:val="00703863"/>
    <w:rsid w:val="00704954"/>
    <w:rsid w:val="00706F70"/>
    <w:rsid w:val="00714B86"/>
    <w:rsid w:val="00715A19"/>
    <w:rsid w:val="00716B72"/>
    <w:rsid w:val="00716E2F"/>
    <w:rsid w:val="00716E5D"/>
    <w:rsid w:val="00717FCD"/>
    <w:rsid w:val="00721E75"/>
    <w:rsid w:val="00722701"/>
    <w:rsid w:val="00723AC1"/>
    <w:rsid w:val="00725C1B"/>
    <w:rsid w:val="0072648C"/>
    <w:rsid w:val="00730D80"/>
    <w:rsid w:val="00731157"/>
    <w:rsid w:val="00731755"/>
    <w:rsid w:val="00731AAC"/>
    <w:rsid w:val="00732033"/>
    <w:rsid w:val="00732E82"/>
    <w:rsid w:val="007333F1"/>
    <w:rsid w:val="0073367D"/>
    <w:rsid w:val="0073520C"/>
    <w:rsid w:val="0073699F"/>
    <w:rsid w:val="00736A3D"/>
    <w:rsid w:val="007373B9"/>
    <w:rsid w:val="00737CAD"/>
    <w:rsid w:val="00737D19"/>
    <w:rsid w:val="00741169"/>
    <w:rsid w:val="007417F5"/>
    <w:rsid w:val="00741FF0"/>
    <w:rsid w:val="00743B23"/>
    <w:rsid w:val="00743C17"/>
    <w:rsid w:val="0074410A"/>
    <w:rsid w:val="00746172"/>
    <w:rsid w:val="00746502"/>
    <w:rsid w:val="007505C1"/>
    <w:rsid w:val="00750657"/>
    <w:rsid w:val="00753BD5"/>
    <w:rsid w:val="0075541B"/>
    <w:rsid w:val="00755435"/>
    <w:rsid w:val="007559C5"/>
    <w:rsid w:val="00756347"/>
    <w:rsid w:val="0075676A"/>
    <w:rsid w:val="00757276"/>
    <w:rsid w:val="00757338"/>
    <w:rsid w:val="00760BC5"/>
    <w:rsid w:val="00762E07"/>
    <w:rsid w:val="00770E03"/>
    <w:rsid w:val="00772C4A"/>
    <w:rsid w:val="00773233"/>
    <w:rsid w:val="007739FD"/>
    <w:rsid w:val="007740D0"/>
    <w:rsid w:val="007743FB"/>
    <w:rsid w:val="00774CA1"/>
    <w:rsid w:val="007772C3"/>
    <w:rsid w:val="00777BFB"/>
    <w:rsid w:val="00780480"/>
    <w:rsid w:val="00780FBC"/>
    <w:rsid w:val="00781E23"/>
    <w:rsid w:val="0078321B"/>
    <w:rsid w:val="0078482C"/>
    <w:rsid w:val="00787ED4"/>
    <w:rsid w:val="00790352"/>
    <w:rsid w:val="007910F9"/>
    <w:rsid w:val="00791C37"/>
    <w:rsid w:val="00792E98"/>
    <w:rsid w:val="007968B6"/>
    <w:rsid w:val="007979B0"/>
    <w:rsid w:val="00797C94"/>
    <w:rsid w:val="007A0EDB"/>
    <w:rsid w:val="007A2D98"/>
    <w:rsid w:val="007A3307"/>
    <w:rsid w:val="007A46F7"/>
    <w:rsid w:val="007A5577"/>
    <w:rsid w:val="007A593F"/>
    <w:rsid w:val="007A6D12"/>
    <w:rsid w:val="007B15CF"/>
    <w:rsid w:val="007B26E6"/>
    <w:rsid w:val="007B3377"/>
    <w:rsid w:val="007B3479"/>
    <w:rsid w:val="007B3AC6"/>
    <w:rsid w:val="007B6210"/>
    <w:rsid w:val="007B7B5D"/>
    <w:rsid w:val="007C1B23"/>
    <w:rsid w:val="007C5748"/>
    <w:rsid w:val="007C6E07"/>
    <w:rsid w:val="007D0B05"/>
    <w:rsid w:val="007D0D29"/>
    <w:rsid w:val="007D1F33"/>
    <w:rsid w:val="007D20EC"/>
    <w:rsid w:val="007D43B9"/>
    <w:rsid w:val="007D560F"/>
    <w:rsid w:val="007D5BF4"/>
    <w:rsid w:val="007E7FE5"/>
    <w:rsid w:val="007F1590"/>
    <w:rsid w:val="007F21E1"/>
    <w:rsid w:val="007F4BAD"/>
    <w:rsid w:val="007F5B4D"/>
    <w:rsid w:val="007F7321"/>
    <w:rsid w:val="007F7781"/>
    <w:rsid w:val="007F7AAB"/>
    <w:rsid w:val="00801207"/>
    <w:rsid w:val="008022A4"/>
    <w:rsid w:val="0080319E"/>
    <w:rsid w:val="00804337"/>
    <w:rsid w:val="0080602E"/>
    <w:rsid w:val="00807B81"/>
    <w:rsid w:val="00812AA2"/>
    <w:rsid w:val="00815B4D"/>
    <w:rsid w:val="00815B69"/>
    <w:rsid w:val="00822323"/>
    <w:rsid w:val="00823636"/>
    <w:rsid w:val="008240CC"/>
    <w:rsid w:val="00825491"/>
    <w:rsid w:val="008255B6"/>
    <w:rsid w:val="00826F21"/>
    <w:rsid w:val="008300B8"/>
    <w:rsid w:val="00830EF7"/>
    <w:rsid w:val="008313D9"/>
    <w:rsid w:val="00831660"/>
    <w:rsid w:val="00831981"/>
    <w:rsid w:val="0083262C"/>
    <w:rsid w:val="0083339E"/>
    <w:rsid w:val="00833A70"/>
    <w:rsid w:val="008360C8"/>
    <w:rsid w:val="0083773A"/>
    <w:rsid w:val="00837D7F"/>
    <w:rsid w:val="00840E6F"/>
    <w:rsid w:val="00841B6B"/>
    <w:rsid w:val="00845B30"/>
    <w:rsid w:val="008478CC"/>
    <w:rsid w:val="00847B12"/>
    <w:rsid w:val="00852925"/>
    <w:rsid w:val="00852C2A"/>
    <w:rsid w:val="00853B8F"/>
    <w:rsid w:val="00857150"/>
    <w:rsid w:val="008609B4"/>
    <w:rsid w:val="0086128C"/>
    <w:rsid w:val="00861B5D"/>
    <w:rsid w:val="008628BF"/>
    <w:rsid w:val="00863A9F"/>
    <w:rsid w:val="008643FB"/>
    <w:rsid w:val="008733EF"/>
    <w:rsid w:val="008743A3"/>
    <w:rsid w:val="0087454D"/>
    <w:rsid w:val="008760E1"/>
    <w:rsid w:val="008802A7"/>
    <w:rsid w:val="00881631"/>
    <w:rsid w:val="008817AC"/>
    <w:rsid w:val="00882772"/>
    <w:rsid w:val="00882E34"/>
    <w:rsid w:val="0088447F"/>
    <w:rsid w:val="00884EA0"/>
    <w:rsid w:val="00884EB2"/>
    <w:rsid w:val="008851D0"/>
    <w:rsid w:val="008862DA"/>
    <w:rsid w:val="00886450"/>
    <w:rsid w:val="008879D1"/>
    <w:rsid w:val="00890FB7"/>
    <w:rsid w:val="00891878"/>
    <w:rsid w:val="00895413"/>
    <w:rsid w:val="008958AE"/>
    <w:rsid w:val="0089637D"/>
    <w:rsid w:val="00896797"/>
    <w:rsid w:val="00896E4D"/>
    <w:rsid w:val="008A044A"/>
    <w:rsid w:val="008A0FAA"/>
    <w:rsid w:val="008A29C8"/>
    <w:rsid w:val="008A3BE7"/>
    <w:rsid w:val="008A3CC5"/>
    <w:rsid w:val="008A443D"/>
    <w:rsid w:val="008A554A"/>
    <w:rsid w:val="008A6E4F"/>
    <w:rsid w:val="008A6E62"/>
    <w:rsid w:val="008A7645"/>
    <w:rsid w:val="008B007B"/>
    <w:rsid w:val="008B2A89"/>
    <w:rsid w:val="008B459C"/>
    <w:rsid w:val="008B5975"/>
    <w:rsid w:val="008B78C4"/>
    <w:rsid w:val="008B79DC"/>
    <w:rsid w:val="008C0005"/>
    <w:rsid w:val="008C1ABD"/>
    <w:rsid w:val="008C280C"/>
    <w:rsid w:val="008D04B1"/>
    <w:rsid w:val="008D0F8B"/>
    <w:rsid w:val="008D34C0"/>
    <w:rsid w:val="008D37D3"/>
    <w:rsid w:val="008D4153"/>
    <w:rsid w:val="008D5E85"/>
    <w:rsid w:val="008D696E"/>
    <w:rsid w:val="008D6BBB"/>
    <w:rsid w:val="008D7EE7"/>
    <w:rsid w:val="008E183B"/>
    <w:rsid w:val="008E2A5F"/>
    <w:rsid w:val="008E4625"/>
    <w:rsid w:val="008E4E20"/>
    <w:rsid w:val="008E5301"/>
    <w:rsid w:val="008E6DEC"/>
    <w:rsid w:val="008E7000"/>
    <w:rsid w:val="008E7270"/>
    <w:rsid w:val="008E7AFD"/>
    <w:rsid w:val="008F0AD7"/>
    <w:rsid w:val="008F0D45"/>
    <w:rsid w:val="008F0EF5"/>
    <w:rsid w:val="008F2235"/>
    <w:rsid w:val="008F2E73"/>
    <w:rsid w:val="008F42CD"/>
    <w:rsid w:val="008F48DF"/>
    <w:rsid w:val="008F4E21"/>
    <w:rsid w:val="008F670B"/>
    <w:rsid w:val="008F72B2"/>
    <w:rsid w:val="008F7DF3"/>
    <w:rsid w:val="009012FC"/>
    <w:rsid w:val="00904322"/>
    <w:rsid w:val="00904A26"/>
    <w:rsid w:val="0090528E"/>
    <w:rsid w:val="00905834"/>
    <w:rsid w:val="009062DE"/>
    <w:rsid w:val="0090639C"/>
    <w:rsid w:val="00907896"/>
    <w:rsid w:val="0091042E"/>
    <w:rsid w:val="009131D3"/>
    <w:rsid w:val="00913447"/>
    <w:rsid w:val="009137D2"/>
    <w:rsid w:val="009145A0"/>
    <w:rsid w:val="009158BE"/>
    <w:rsid w:val="00915A3A"/>
    <w:rsid w:val="0091666F"/>
    <w:rsid w:val="00917D7D"/>
    <w:rsid w:val="00921D2A"/>
    <w:rsid w:val="00921E31"/>
    <w:rsid w:val="00922818"/>
    <w:rsid w:val="00923EEE"/>
    <w:rsid w:val="00924571"/>
    <w:rsid w:val="00925495"/>
    <w:rsid w:val="0092585D"/>
    <w:rsid w:val="00927451"/>
    <w:rsid w:val="0093199A"/>
    <w:rsid w:val="00932724"/>
    <w:rsid w:val="00932B54"/>
    <w:rsid w:val="0093445E"/>
    <w:rsid w:val="00936930"/>
    <w:rsid w:val="00937659"/>
    <w:rsid w:val="00940C30"/>
    <w:rsid w:val="0094178A"/>
    <w:rsid w:val="00943E43"/>
    <w:rsid w:val="00944E5A"/>
    <w:rsid w:val="009456FC"/>
    <w:rsid w:val="00951978"/>
    <w:rsid w:val="00952022"/>
    <w:rsid w:val="00953879"/>
    <w:rsid w:val="00953956"/>
    <w:rsid w:val="00953D4B"/>
    <w:rsid w:val="00953D97"/>
    <w:rsid w:val="009566DF"/>
    <w:rsid w:val="00956E9F"/>
    <w:rsid w:val="00957589"/>
    <w:rsid w:val="009576F8"/>
    <w:rsid w:val="00957B64"/>
    <w:rsid w:val="00960896"/>
    <w:rsid w:val="0096158F"/>
    <w:rsid w:val="00962C91"/>
    <w:rsid w:val="009647C8"/>
    <w:rsid w:val="00964887"/>
    <w:rsid w:val="0097262B"/>
    <w:rsid w:val="00975124"/>
    <w:rsid w:val="00975F62"/>
    <w:rsid w:val="0097774D"/>
    <w:rsid w:val="009803F6"/>
    <w:rsid w:val="00980668"/>
    <w:rsid w:val="00982D64"/>
    <w:rsid w:val="0098336A"/>
    <w:rsid w:val="00985F09"/>
    <w:rsid w:val="00986DF9"/>
    <w:rsid w:val="009875F7"/>
    <w:rsid w:val="0098761A"/>
    <w:rsid w:val="00991654"/>
    <w:rsid w:val="009937F7"/>
    <w:rsid w:val="00994F75"/>
    <w:rsid w:val="00995A83"/>
    <w:rsid w:val="00995AAD"/>
    <w:rsid w:val="00996D99"/>
    <w:rsid w:val="009A056C"/>
    <w:rsid w:val="009A0A80"/>
    <w:rsid w:val="009A2930"/>
    <w:rsid w:val="009A2D3E"/>
    <w:rsid w:val="009A3F3A"/>
    <w:rsid w:val="009A4431"/>
    <w:rsid w:val="009A4EA8"/>
    <w:rsid w:val="009A5ED4"/>
    <w:rsid w:val="009B256C"/>
    <w:rsid w:val="009B49AF"/>
    <w:rsid w:val="009B5DEC"/>
    <w:rsid w:val="009B6444"/>
    <w:rsid w:val="009B7BD6"/>
    <w:rsid w:val="009C0C7D"/>
    <w:rsid w:val="009C2240"/>
    <w:rsid w:val="009C4383"/>
    <w:rsid w:val="009C4B24"/>
    <w:rsid w:val="009C4DBE"/>
    <w:rsid w:val="009C4E06"/>
    <w:rsid w:val="009C5A76"/>
    <w:rsid w:val="009C7710"/>
    <w:rsid w:val="009D0286"/>
    <w:rsid w:val="009D3433"/>
    <w:rsid w:val="009D4A20"/>
    <w:rsid w:val="009D6A24"/>
    <w:rsid w:val="009E1C59"/>
    <w:rsid w:val="009E38AD"/>
    <w:rsid w:val="009E3D67"/>
    <w:rsid w:val="009E7407"/>
    <w:rsid w:val="009E7690"/>
    <w:rsid w:val="009E78CA"/>
    <w:rsid w:val="009E7918"/>
    <w:rsid w:val="009F01A4"/>
    <w:rsid w:val="009F0E61"/>
    <w:rsid w:val="009F2031"/>
    <w:rsid w:val="009F474C"/>
    <w:rsid w:val="009F4997"/>
    <w:rsid w:val="009F6297"/>
    <w:rsid w:val="00A00772"/>
    <w:rsid w:val="00A00BC3"/>
    <w:rsid w:val="00A00E7F"/>
    <w:rsid w:val="00A034FD"/>
    <w:rsid w:val="00A064B1"/>
    <w:rsid w:val="00A13545"/>
    <w:rsid w:val="00A14111"/>
    <w:rsid w:val="00A14941"/>
    <w:rsid w:val="00A21675"/>
    <w:rsid w:val="00A22E5B"/>
    <w:rsid w:val="00A23BDB"/>
    <w:rsid w:val="00A2407F"/>
    <w:rsid w:val="00A25E8E"/>
    <w:rsid w:val="00A2683F"/>
    <w:rsid w:val="00A277E0"/>
    <w:rsid w:val="00A31B7C"/>
    <w:rsid w:val="00A322B9"/>
    <w:rsid w:val="00A32D79"/>
    <w:rsid w:val="00A33ED1"/>
    <w:rsid w:val="00A34004"/>
    <w:rsid w:val="00A358A3"/>
    <w:rsid w:val="00A37C6F"/>
    <w:rsid w:val="00A41311"/>
    <w:rsid w:val="00A429A0"/>
    <w:rsid w:val="00A4506E"/>
    <w:rsid w:val="00A45AE9"/>
    <w:rsid w:val="00A503EE"/>
    <w:rsid w:val="00A51BBB"/>
    <w:rsid w:val="00A52723"/>
    <w:rsid w:val="00A53B9A"/>
    <w:rsid w:val="00A53E3D"/>
    <w:rsid w:val="00A55AE9"/>
    <w:rsid w:val="00A561F8"/>
    <w:rsid w:val="00A6079E"/>
    <w:rsid w:val="00A631B7"/>
    <w:rsid w:val="00A65016"/>
    <w:rsid w:val="00A650C0"/>
    <w:rsid w:val="00A657F3"/>
    <w:rsid w:val="00A65A65"/>
    <w:rsid w:val="00A66EE4"/>
    <w:rsid w:val="00A66F54"/>
    <w:rsid w:val="00A702AB"/>
    <w:rsid w:val="00A75006"/>
    <w:rsid w:val="00A7502E"/>
    <w:rsid w:val="00A75BA1"/>
    <w:rsid w:val="00A75D9F"/>
    <w:rsid w:val="00A761AA"/>
    <w:rsid w:val="00A76E2F"/>
    <w:rsid w:val="00A77322"/>
    <w:rsid w:val="00A85204"/>
    <w:rsid w:val="00A879A5"/>
    <w:rsid w:val="00A93479"/>
    <w:rsid w:val="00A93F90"/>
    <w:rsid w:val="00A95B93"/>
    <w:rsid w:val="00A97D8A"/>
    <w:rsid w:val="00AA1038"/>
    <w:rsid w:val="00AA3767"/>
    <w:rsid w:val="00AA48F4"/>
    <w:rsid w:val="00AA5AAA"/>
    <w:rsid w:val="00AA63F1"/>
    <w:rsid w:val="00AA662A"/>
    <w:rsid w:val="00AA755F"/>
    <w:rsid w:val="00AB25DD"/>
    <w:rsid w:val="00AB2F6E"/>
    <w:rsid w:val="00AB4D78"/>
    <w:rsid w:val="00AB618F"/>
    <w:rsid w:val="00AB6472"/>
    <w:rsid w:val="00AB661B"/>
    <w:rsid w:val="00AC00A3"/>
    <w:rsid w:val="00AC0326"/>
    <w:rsid w:val="00AC12DB"/>
    <w:rsid w:val="00AC1C68"/>
    <w:rsid w:val="00AC314D"/>
    <w:rsid w:val="00AC34D4"/>
    <w:rsid w:val="00AC559D"/>
    <w:rsid w:val="00AD077E"/>
    <w:rsid w:val="00AD109D"/>
    <w:rsid w:val="00AD1769"/>
    <w:rsid w:val="00AD42B8"/>
    <w:rsid w:val="00AD4500"/>
    <w:rsid w:val="00AD6ADA"/>
    <w:rsid w:val="00AD77D2"/>
    <w:rsid w:val="00AE0183"/>
    <w:rsid w:val="00AE0316"/>
    <w:rsid w:val="00AE0455"/>
    <w:rsid w:val="00AE4320"/>
    <w:rsid w:val="00AE627D"/>
    <w:rsid w:val="00AF09F3"/>
    <w:rsid w:val="00AF0BC0"/>
    <w:rsid w:val="00AF1F4D"/>
    <w:rsid w:val="00AF4DD4"/>
    <w:rsid w:val="00AF5932"/>
    <w:rsid w:val="00B022B0"/>
    <w:rsid w:val="00B023B4"/>
    <w:rsid w:val="00B02E1D"/>
    <w:rsid w:val="00B04B61"/>
    <w:rsid w:val="00B109E8"/>
    <w:rsid w:val="00B1181C"/>
    <w:rsid w:val="00B11DF8"/>
    <w:rsid w:val="00B13731"/>
    <w:rsid w:val="00B15DDA"/>
    <w:rsid w:val="00B16712"/>
    <w:rsid w:val="00B17342"/>
    <w:rsid w:val="00B20E58"/>
    <w:rsid w:val="00B21054"/>
    <w:rsid w:val="00B211C7"/>
    <w:rsid w:val="00B22FB4"/>
    <w:rsid w:val="00B22FFD"/>
    <w:rsid w:val="00B2341A"/>
    <w:rsid w:val="00B235A7"/>
    <w:rsid w:val="00B24D23"/>
    <w:rsid w:val="00B26A09"/>
    <w:rsid w:val="00B30C75"/>
    <w:rsid w:val="00B31A76"/>
    <w:rsid w:val="00B3431E"/>
    <w:rsid w:val="00B3431F"/>
    <w:rsid w:val="00B348C3"/>
    <w:rsid w:val="00B34965"/>
    <w:rsid w:val="00B34C96"/>
    <w:rsid w:val="00B358DB"/>
    <w:rsid w:val="00B364AB"/>
    <w:rsid w:val="00B375C2"/>
    <w:rsid w:val="00B440A2"/>
    <w:rsid w:val="00B44CA8"/>
    <w:rsid w:val="00B44DF1"/>
    <w:rsid w:val="00B45B6F"/>
    <w:rsid w:val="00B4639A"/>
    <w:rsid w:val="00B4728C"/>
    <w:rsid w:val="00B47400"/>
    <w:rsid w:val="00B478A1"/>
    <w:rsid w:val="00B47A3A"/>
    <w:rsid w:val="00B51DB2"/>
    <w:rsid w:val="00B5291F"/>
    <w:rsid w:val="00B53206"/>
    <w:rsid w:val="00B540B4"/>
    <w:rsid w:val="00B5469B"/>
    <w:rsid w:val="00B54E57"/>
    <w:rsid w:val="00B55702"/>
    <w:rsid w:val="00B56569"/>
    <w:rsid w:val="00B572B4"/>
    <w:rsid w:val="00B61B11"/>
    <w:rsid w:val="00B646F9"/>
    <w:rsid w:val="00B653F6"/>
    <w:rsid w:val="00B65850"/>
    <w:rsid w:val="00B666F0"/>
    <w:rsid w:val="00B703B4"/>
    <w:rsid w:val="00B72042"/>
    <w:rsid w:val="00B7330C"/>
    <w:rsid w:val="00B7501D"/>
    <w:rsid w:val="00B772A2"/>
    <w:rsid w:val="00B80F53"/>
    <w:rsid w:val="00B8142C"/>
    <w:rsid w:val="00B82291"/>
    <w:rsid w:val="00B84E91"/>
    <w:rsid w:val="00B867FC"/>
    <w:rsid w:val="00B8683B"/>
    <w:rsid w:val="00B87DD9"/>
    <w:rsid w:val="00B95AD2"/>
    <w:rsid w:val="00B95CCC"/>
    <w:rsid w:val="00B97242"/>
    <w:rsid w:val="00BA12A6"/>
    <w:rsid w:val="00BA21B9"/>
    <w:rsid w:val="00BA225B"/>
    <w:rsid w:val="00BA2C1F"/>
    <w:rsid w:val="00BA34CF"/>
    <w:rsid w:val="00BA41F0"/>
    <w:rsid w:val="00BA5A93"/>
    <w:rsid w:val="00BA721A"/>
    <w:rsid w:val="00BB041F"/>
    <w:rsid w:val="00BB15FF"/>
    <w:rsid w:val="00BB18C2"/>
    <w:rsid w:val="00BB19BD"/>
    <w:rsid w:val="00BB1E89"/>
    <w:rsid w:val="00BB28D7"/>
    <w:rsid w:val="00BB29FD"/>
    <w:rsid w:val="00BB2F21"/>
    <w:rsid w:val="00BB3A36"/>
    <w:rsid w:val="00BB6BBA"/>
    <w:rsid w:val="00BC1EF7"/>
    <w:rsid w:val="00BC330B"/>
    <w:rsid w:val="00BC3BF0"/>
    <w:rsid w:val="00BC4C0A"/>
    <w:rsid w:val="00BC5444"/>
    <w:rsid w:val="00BC54EB"/>
    <w:rsid w:val="00BC7C0C"/>
    <w:rsid w:val="00BD08B9"/>
    <w:rsid w:val="00BD168C"/>
    <w:rsid w:val="00BD1979"/>
    <w:rsid w:val="00BD1B1B"/>
    <w:rsid w:val="00BD3A17"/>
    <w:rsid w:val="00BD4666"/>
    <w:rsid w:val="00BD4D0A"/>
    <w:rsid w:val="00BD564B"/>
    <w:rsid w:val="00BD5C85"/>
    <w:rsid w:val="00BD5D8D"/>
    <w:rsid w:val="00BD71A5"/>
    <w:rsid w:val="00BD7FB4"/>
    <w:rsid w:val="00BE05A2"/>
    <w:rsid w:val="00BE0C4C"/>
    <w:rsid w:val="00BE2637"/>
    <w:rsid w:val="00BE5F48"/>
    <w:rsid w:val="00BE7454"/>
    <w:rsid w:val="00BF27B4"/>
    <w:rsid w:val="00BF2B13"/>
    <w:rsid w:val="00BF4B2D"/>
    <w:rsid w:val="00BF55F9"/>
    <w:rsid w:val="00BF55FA"/>
    <w:rsid w:val="00C02869"/>
    <w:rsid w:val="00C0512D"/>
    <w:rsid w:val="00C10564"/>
    <w:rsid w:val="00C1069D"/>
    <w:rsid w:val="00C11748"/>
    <w:rsid w:val="00C1308C"/>
    <w:rsid w:val="00C13BB8"/>
    <w:rsid w:val="00C13EFC"/>
    <w:rsid w:val="00C15E44"/>
    <w:rsid w:val="00C167CF"/>
    <w:rsid w:val="00C1688D"/>
    <w:rsid w:val="00C205AA"/>
    <w:rsid w:val="00C217D8"/>
    <w:rsid w:val="00C22E1E"/>
    <w:rsid w:val="00C24308"/>
    <w:rsid w:val="00C24684"/>
    <w:rsid w:val="00C260FD"/>
    <w:rsid w:val="00C2622A"/>
    <w:rsid w:val="00C270B2"/>
    <w:rsid w:val="00C27A54"/>
    <w:rsid w:val="00C30B24"/>
    <w:rsid w:val="00C30F89"/>
    <w:rsid w:val="00C32A0B"/>
    <w:rsid w:val="00C3352D"/>
    <w:rsid w:val="00C33649"/>
    <w:rsid w:val="00C33E29"/>
    <w:rsid w:val="00C34039"/>
    <w:rsid w:val="00C34D8C"/>
    <w:rsid w:val="00C34DE4"/>
    <w:rsid w:val="00C3753B"/>
    <w:rsid w:val="00C403A8"/>
    <w:rsid w:val="00C404A2"/>
    <w:rsid w:val="00C40D67"/>
    <w:rsid w:val="00C438B6"/>
    <w:rsid w:val="00C4677D"/>
    <w:rsid w:val="00C50440"/>
    <w:rsid w:val="00C50BB9"/>
    <w:rsid w:val="00C53608"/>
    <w:rsid w:val="00C53BBE"/>
    <w:rsid w:val="00C53C23"/>
    <w:rsid w:val="00C54C03"/>
    <w:rsid w:val="00C61CB2"/>
    <w:rsid w:val="00C620E3"/>
    <w:rsid w:val="00C622B5"/>
    <w:rsid w:val="00C631C6"/>
    <w:rsid w:val="00C63DF9"/>
    <w:rsid w:val="00C642BB"/>
    <w:rsid w:val="00C64E7F"/>
    <w:rsid w:val="00C6680F"/>
    <w:rsid w:val="00C70605"/>
    <w:rsid w:val="00C70760"/>
    <w:rsid w:val="00C70A7B"/>
    <w:rsid w:val="00C71B1E"/>
    <w:rsid w:val="00C72335"/>
    <w:rsid w:val="00C729B3"/>
    <w:rsid w:val="00C72BD4"/>
    <w:rsid w:val="00C74E45"/>
    <w:rsid w:val="00C75CC3"/>
    <w:rsid w:val="00C75F64"/>
    <w:rsid w:val="00C771CB"/>
    <w:rsid w:val="00C77220"/>
    <w:rsid w:val="00C81642"/>
    <w:rsid w:val="00C842B5"/>
    <w:rsid w:val="00C84F0A"/>
    <w:rsid w:val="00C85C62"/>
    <w:rsid w:val="00C87B1C"/>
    <w:rsid w:val="00C90A37"/>
    <w:rsid w:val="00C93318"/>
    <w:rsid w:val="00C937B3"/>
    <w:rsid w:val="00C9541B"/>
    <w:rsid w:val="00C96FAD"/>
    <w:rsid w:val="00CA02AC"/>
    <w:rsid w:val="00CA193A"/>
    <w:rsid w:val="00CA1E17"/>
    <w:rsid w:val="00CA2AAC"/>
    <w:rsid w:val="00CB0538"/>
    <w:rsid w:val="00CB2437"/>
    <w:rsid w:val="00CB2554"/>
    <w:rsid w:val="00CB5736"/>
    <w:rsid w:val="00CB5E7F"/>
    <w:rsid w:val="00CB784C"/>
    <w:rsid w:val="00CC06DE"/>
    <w:rsid w:val="00CC0D2F"/>
    <w:rsid w:val="00CC11CE"/>
    <w:rsid w:val="00CC26C6"/>
    <w:rsid w:val="00CC2945"/>
    <w:rsid w:val="00CC4A82"/>
    <w:rsid w:val="00CC7245"/>
    <w:rsid w:val="00CC7879"/>
    <w:rsid w:val="00CD003E"/>
    <w:rsid w:val="00CD1194"/>
    <w:rsid w:val="00CD2E9A"/>
    <w:rsid w:val="00CD502C"/>
    <w:rsid w:val="00CD5FC8"/>
    <w:rsid w:val="00CD6379"/>
    <w:rsid w:val="00CD6EAB"/>
    <w:rsid w:val="00CD7346"/>
    <w:rsid w:val="00CE0597"/>
    <w:rsid w:val="00CE0A2D"/>
    <w:rsid w:val="00CE5C04"/>
    <w:rsid w:val="00CE6B16"/>
    <w:rsid w:val="00CE6B99"/>
    <w:rsid w:val="00CE7A89"/>
    <w:rsid w:val="00CE7AFE"/>
    <w:rsid w:val="00CF0468"/>
    <w:rsid w:val="00CF04E9"/>
    <w:rsid w:val="00CF0A54"/>
    <w:rsid w:val="00CF0E04"/>
    <w:rsid w:val="00CF1763"/>
    <w:rsid w:val="00CF31F9"/>
    <w:rsid w:val="00CF3EA4"/>
    <w:rsid w:val="00CF51FB"/>
    <w:rsid w:val="00CF6566"/>
    <w:rsid w:val="00CF65A3"/>
    <w:rsid w:val="00CF7306"/>
    <w:rsid w:val="00CF7900"/>
    <w:rsid w:val="00D02DDB"/>
    <w:rsid w:val="00D03322"/>
    <w:rsid w:val="00D03B6B"/>
    <w:rsid w:val="00D03F0D"/>
    <w:rsid w:val="00D048A0"/>
    <w:rsid w:val="00D049EA"/>
    <w:rsid w:val="00D06E4F"/>
    <w:rsid w:val="00D112EE"/>
    <w:rsid w:val="00D11B69"/>
    <w:rsid w:val="00D12386"/>
    <w:rsid w:val="00D124AA"/>
    <w:rsid w:val="00D12952"/>
    <w:rsid w:val="00D1300C"/>
    <w:rsid w:val="00D14B5D"/>
    <w:rsid w:val="00D17FB1"/>
    <w:rsid w:val="00D2228D"/>
    <w:rsid w:val="00D23298"/>
    <w:rsid w:val="00D23705"/>
    <w:rsid w:val="00D251AD"/>
    <w:rsid w:val="00D257B1"/>
    <w:rsid w:val="00D266C1"/>
    <w:rsid w:val="00D27E8D"/>
    <w:rsid w:val="00D31762"/>
    <w:rsid w:val="00D32B2C"/>
    <w:rsid w:val="00D349D4"/>
    <w:rsid w:val="00D34D34"/>
    <w:rsid w:val="00D35CB9"/>
    <w:rsid w:val="00D35E2E"/>
    <w:rsid w:val="00D3637E"/>
    <w:rsid w:val="00D406D0"/>
    <w:rsid w:val="00D42297"/>
    <w:rsid w:val="00D423B3"/>
    <w:rsid w:val="00D4253A"/>
    <w:rsid w:val="00D425BE"/>
    <w:rsid w:val="00D4400B"/>
    <w:rsid w:val="00D45614"/>
    <w:rsid w:val="00D46E0E"/>
    <w:rsid w:val="00D53FD0"/>
    <w:rsid w:val="00D54775"/>
    <w:rsid w:val="00D55203"/>
    <w:rsid w:val="00D559A5"/>
    <w:rsid w:val="00D56CFB"/>
    <w:rsid w:val="00D57359"/>
    <w:rsid w:val="00D632E5"/>
    <w:rsid w:val="00D6337C"/>
    <w:rsid w:val="00D636A5"/>
    <w:rsid w:val="00D66A18"/>
    <w:rsid w:val="00D674AB"/>
    <w:rsid w:val="00D705DF"/>
    <w:rsid w:val="00D70FAF"/>
    <w:rsid w:val="00D7132C"/>
    <w:rsid w:val="00D715F0"/>
    <w:rsid w:val="00D72300"/>
    <w:rsid w:val="00D743FC"/>
    <w:rsid w:val="00D74699"/>
    <w:rsid w:val="00D74743"/>
    <w:rsid w:val="00D766CD"/>
    <w:rsid w:val="00D77764"/>
    <w:rsid w:val="00D7795F"/>
    <w:rsid w:val="00D80554"/>
    <w:rsid w:val="00D80E47"/>
    <w:rsid w:val="00D80E5A"/>
    <w:rsid w:val="00D836BD"/>
    <w:rsid w:val="00D90044"/>
    <w:rsid w:val="00D92A0E"/>
    <w:rsid w:val="00D93A49"/>
    <w:rsid w:val="00D94288"/>
    <w:rsid w:val="00D9523B"/>
    <w:rsid w:val="00D958C6"/>
    <w:rsid w:val="00D97964"/>
    <w:rsid w:val="00DA15BB"/>
    <w:rsid w:val="00DA1B21"/>
    <w:rsid w:val="00DA25EE"/>
    <w:rsid w:val="00DA4722"/>
    <w:rsid w:val="00DA5218"/>
    <w:rsid w:val="00DA610E"/>
    <w:rsid w:val="00DA775A"/>
    <w:rsid w:val="00DA7C8D"/>
    <w:rsid w:val="00DB09F8"/>
    <w:rsid w:val="00DB1804"/>
    <w:rsid w:val="00DB3213"/>
    <w:rsid w:val="00DB3402"/>
    <w:rsid w:val="00DB36F3"/>
    <w:rsid w:val="00DB46C8"/>
    <w:rsid w:val="00DB588E"/>
    <w:rsid w:val="00DB7122"/>
    <w:rsid w:val="00DC06EF"/>
    <w:rsid w:val="00DC2009"/>
    <w:rsid w:val="00DC2D29"/>
    <w:rsid w:val="00DC4A64"/>
    <w:rsid w:val="00DC6038"/>
    <w:rsid w:val="00DD0746"/>
    <w:rsid w:val="00DD0D3A"/>
    <w:rsid w:val="00DD5B31"/>
    <w:rsid w:val="00DE4336"/>
    <w:rsid w:val="00DE4DB0"/>
    <w:rsid w:val="00DE5000"/>
    <w:rsid w:val="00DE66B0"/>
    <w:rsid w:val="00DE6733"/>
    <w:rsid w:val="00DE689E"/>
    <w:rsid w:val="00DE74B9"/>
    <w:rsid w:val="00DE7619"/>
    <w:rsid w:val="00DF068E"/>
    <w:rsid w:val="00DF11FF"/>
    <w:rsid w:val="00DF4F1A"/>
    <w:rsid w:val="00DF5568"/>
    <w:rsid w:val="00DF6616"/>
    <w:rsid w:val="00E00588"/>
    <w:rsid w:val="00E01A27"/>
    <w:rsid w:val="00E02492"/>
    <w:rsid w:val="00E025B5"/>
    <w:rsid w:val="00E02B84"/>
    <w:rsid w:val="00E0338E"/>
    <w:rsid w:val="00E0448D"/>
    <w:rsid w:val="00E046D7"/>
    <w:rsid w:val="00E04C70"/>
    <w:rsid w:val="00E10960"/>
    <w:rsid w:val="00E1195E"/>
    <w:rsid w:val="00E15D0C"/>
    <w:rsid w:val="00E16194"/>
    <w:rsid w:val="00E16538"/>
    <w:rsid w:val="00E16743"/>
    <w:rsid w:val="00E16C0F"/>
    <w:rsid w:val="00E16C8D"/>
    <w:rsid w:val="00E172DB"/>
    <w:rsid w:val="00E203C6"/>
    <w:rsid w:val="00E2637A"/>
    <w:rsid w:val="00E27202"/>
    <w:rsid w:val="00E272C8"/>
    <w:rsid w:val="00E27AA9"/>
    <w:rsid w:val="00E329CE"/>
    <w:rsid w:val="00E32CF9"/>
    <w:rsid w:val="00E34D7D"/>
    <w:rsid w:val="00E35784"/>
    <w:rsid w:val="00E4182A"/>
    <w:rsid w:val="00E42930"/>
    <w:rsid w:val="00E43666"/>
    <w:rsid w:val="00E44915"/>
    <w:rsid w:val="00E45409"/>
    <w:rsid w:val="00E46FAE"/>
    <w:rsid w:val="00E47509"/>
    <w:rsid w:val="00E508FB"/>
    <w:rsid w:val="00E54849"/>
    <w:rsid w:val="00E55282"/>
    <w:rsid w:val="00E566D7"/>
    <w:rsid w:val="00E56716"/>
    <w:rsid w:val="00E56F97"/>
    <w:rsid w:val="00E60A12"/>
    <w:rsid w:val="00E61B7A"/>
    <w:rsid w:val="00E65FCA"/>
    <w:rsid w:val="00E66F9F"/>
    <w:rsid w:val="00E71A82"/>
    <w:rsid w:val="00E73DE2"/>
    <w:rsid w:val="00E7481F"/>
    <w:rsid w:val="00E748A5"/>
    <w:rsid w:val="00E75C43"/>
    <w:rsid w:val="00E76962"/>
    <w:rsid w:val="00E83675"/>
    <w:rsid w:val="00E841AF"/>
    <w:rsid w:val="00E850ED"/>
    <w:rsid w:val="00E85D38"/>
    <w:rsid w:val="00E86F81"/>
    <w:rsid w:val="00E9098D"/>
    <w:rsid w:val="00E9131F"/>
    <w:rsid w:val="00E93DC3"/>
    <w:rsid w:val="00E95C8D"/>
    <w:rsid w:val="00E97302"/>
    <w:rsid w:val="00EA0066"/>
    <w:rsid w:val="00EA19F2"/>
    <w:rsid w:val="00EA49BF"/>
    <w:rsid w:val="00EA4D9E"/>
    <w:rsid w:val="00EA5F79"/>
    <w:rsid w:val="00EA6473"/>
    <w:rsid w:val="00EA70D0"/>
    <w:rsid w:val="00EB1205"/>
    <w:rsid w:val="00EB2322"/>
    <w:rsid w:val="00EB3501"/>
    <w:rsid w:val="00EB3DA9"/>
    <w:rsid w:val="00EB6E59"/>
    <w:rsid w:val="00EC009D"/>
    <w:rsid w:val="00EC02BA"/>
    <w:rsid w:val="00EC0381"/>
    <w:rsid w:val="00EC4B53"/>
    <w:rsid w:val="00EC6740"/>
    <w:rsid w:val="00EC6E1C"/>
    <w:rsid w:val="00EC7595"/>
    <w:rsid w:val="00EC7C6D"/>
    <w:rsid w:val="00ED0726"/>
    <w:rsid w:val="00ED0F02"/>
    <w:rsid w:val="00ED1858"/>
    <w:rsid w:val="00ED1BDA"/>
    <w:rsid w:val="00ED2230"/>
    <w:rsid w:val="00ED2758"/>
    <w:rsid w:val="00ED31F6"/>
    <w:rsid w:val="00ED3385"/>
    <w:rsid w:val="00ED56D0"/>
    <w:rsid w:val="00ED6778"/>
    <w:rsid w:val="00EE0D83"/>
    <w:rsid w:val="00EE1AF5"/>
    <w:rsid w:val="00EE3F6B"/>
    <w:rsid w:val="00EE4631"/>
    <w:rsid w:val="00EE5219"/>
    <w:rsid w:val="00EE5FA3"/>
    <w:rsid w:val="00EE6D6F"/>
    <w:rsid w:val="00EE7BDB"/>
    <w:rsid w:val="00EF05E5"/>
    <w:rsid w:val="00EF2582"/>
    <w:rsid w:val="00EF41F8"/>
    <w:rsid w:val="00EF4313"/>
    <w:rsid w:val="00EF4B07"/>
    <w:rsid w:val="00EF4B9F"/>
    <w:rsid w:val="00EF55F5"/>
    <w:rsid w:val="00EF6110"/>
    <w:rsid w:val="00EF7E06"/>
    <w:rsid w:val="00EF7E32"/>
    <w:rsid w:val="00F00642"/>
    <w:rsid w:val="00F02293"/>
    <w:rsid w:val="00F0296F"/>
    <w:rsid w:val="00F10106"/>
    <w:rsid w:val="00F10308"/>
    <w:rsid w:val="00F10A60"/>
    <w:rsid w:val="00F1327C"/>
    <w:rsid w:val="00F14503"/>
    <w:rsid w:val="00F146BB"/>
    <w:rsid w:val="00F162E4"/>
    <w:rsid w:val="00F16E6D"/>
    <w:rsid w:val="00F175B2"/>
    <w:rsid w:val="00F17B1E"/>
    <w:rsid w:val="00F21722"/>
    <w:rsid w:val="00F24324"/>
    <w:rsid w:val="00F24420"/>
    <w:rsid w:val="00F2710F"/>
    <w:rsid w:val="00F27359"/>
    <w:rsid w:val="00F30748"/>
    <w:rsid w:val="00F30905"/>
    <w:rsid w:val="00F3350C"/>
    <w:rsid w:val="00F3449F"/>
    <w:rsid w:val="00F35547"/>
    <w:rsid w:val="00F35553"/>
    <w:rsid w:val="00F37F1C"/>
    <w:rsid w:val="00F403D5"/>
    <w:rsid w:val="00F410EA"/>
    <w:rsid w:val="00F42237"/>
    <w:rsid w:val="00F42C92"/>
    <w:rsid w:val="00F43BC8"/>
    <w:rsid w:val="00F44466"/>
    <w:rsid w:val="00F44A7E"/>
    <w:rsid w:val="00F44E4A"/>
    <w:rsid w:val="00F47382"/>
    <w:rsid w:val="00F5147E"/>
    <w:rsid w:val="00F523E1"/>
    <w:rsid w:val="00F5252C"/>
    <w:rsid w:val="00F55630"/>
    <w:rsid w:val="00F57FE4"/>
    <w:rsid w:val="00F60130"/>
    <w:rsid w:val="00F64C84"/>
    <w:rsid w:val="00F65B24"/>
    <w:rsid w:val="00F6621E"/>
    <w:rsid w:val="00F66E3F"/>
    <w:rsid w:val="00F702B5"/>
    <w:rsid w:val="00F7197E"/>
    <w:rsid w:val="00F733B6"/>
    <w:rsid w:val="00F73AC9"/>
    <w:rsid w:val="00F7446F"/>
    <w:rsid w:val="00F749DD"/>
    <w:rsid w:val="00F75ED2"/>
    <w:rsid w:val="00F7754B"/>
    <w:rsid w:val="00F77C9C"/>
    <w:rsid w:val="00F8017F"/>
    <w:rsid w:val="00F80DFA"/>
    <w:rsid w:val="00F80E83"/>
    <w:rsid w:val="00F81D50"/>
    <w:rsid w:val="00F826ED"/>
    <w:rsid w:val="00F836A3"/>
    <w:rsid w:val="00F84F10"/>
    <w:rsid w:val="00F864EB"/>
    <w:rsid w:val="00F9099F"/>
    <w:rsid w:val="00F91B96"/>
    <w:rsid w:val="00F93CED"/>
    <w:rsid w:val="00F93F79"/>
    <w:rsid w:val="00F958D9"/>
    <w:rsid w:val="00FA6349"/>
    <w:rsid w:val="00FA6726"/>
    <w:rsid w:val="00FA747D"/>
    <w:rsid w:val="00FA7B30"/>
    <w:rsid w:val="00FA7BC4"/>
    <w:rsid w:val="00FB1234"/>
    <w:rsid w:val="00FB13B6"/>
    <w:rsid w:val="00FB1F5C"/>
    <w:rsid w:val="00FB3101"/>
    <w:rsid w:val="00FC1155"/>
    <w:rsid w:val="00FC139F"/>
    <w:rsid w:val="00FC296E"/>
    <w:rsid w:val="00FC2B43"/>
    <w:rsid w:val="00FC2FA1"/>
    <w:rsid w:val="00FC3C67"/>
    <w:rsid w:val="00FC5F99"/>
    <w:rsid w:val="00FD220D"/>
    <w:rsid w:val="00FD26A8"/>
    <w:rsid w:val="00FD3393"/>
    <w:rsid w:val="00FD4234"/>
    <w:rsid w:val="00FD549A"/>
    <w:rsid w:val="00FD6EBC"/>
    <w:rsid w:val="00FE002D"/>
    <w:rsid w:val="00FE1A1E"/>
    <w:rsid w:val="00FE4C7C"/>
    <w:rsid w:val="00FE72A7"/>
    <w:rsid w:val="00FE7BDE"/>
    <w:rsid w:val="00FE7FF1"/>
    <w:rsid w:val="00FF107F"/>
    <w:rsid w:val="00FF164E"/>
    <w:rsid w:val="00FF1951"/>
    <w:rsid w:val="00FF46C8"/>
    <w:rsid w:val="00FF4FA7"/>
    <w:rsid w:val="00FF6545"/>
    <w:rsid w:val="00FF6B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 fill="f" fillcolor="white" stroke="f">
      <v:fill color="white" on="f"/>
      <v:stroke on="f"/>
    </o:shapedefaults>
    <o:shapelayout v:ext="edit">
      <o:idmap v:ext="edit" data="1"/>
      <o:rules v:ext="edit">
        <o:r id="V:Rule1" type="connector" idref="#Conector recto de flecha 1238"/>
        <o:r id="V:Rule2" type="connector" idref="#Conector recto de flecha 1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Normal Table" w:semiHidden="0" w:unhideWhenUsed="0"/>
    <w:lsdException w:name="No List" w:uiPriority="99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A31"/>
    <w:pPr>
      <w:spacing w:before="120" w:after="120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autoRedefine/>
    <w:qFormat/>
    <w:rsid w:val="004D6A31"/>
    <w:pPr>
      <w:keepNext/>
      <w:numPr>
        <w:numId w:val="2"/>
      </w:numPr>
      <w:spacing w:before="0" w:after="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rsid w:val="00562634"/>
    <w:pPr>
      <w:keepNext/>
      <w:numPr>
        <w:ilvl w:val="1"/>
        <w:numId w:val="2"/>
      </w:numPr>
      <w:spacing w:before="240" w:after="60"/>
      <w:ind w:left="576"/>
      <w:outlineLvl w:val="1"/>
    </w:pPr>
    <w:rPr>
      <w:rFonts w:asciiTheme="majorHAnsi" w:hAnsiTheme="majorHAnsi"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562634"/>
    <w:pPr>
      <w:keepNext/>
      <w:numPr>
        <w:ilvl w:val="2"/>
        <w:numId w:val="2"/>
      </w:numPr>
      <w:spacing w:before="240" w:after="60"/>
      <w:outlineLvl w:val="2"/>
    </w:pPr>
    <w:rPr>
      <w:rFonts w:asciiTheme="majorHAnsi" w:hAnsiTheme="majorHAnsi" w:cs="Arial"/>
      <w:bCs/>
      <w:i/>
      <w:szCs w:val="26"/>
    </w:rPr>
  </w:style>
  <w:style w:type="paragraph" w:styleId="Ttulo4">
    <w:name w:val="heading 4"/>
    <w:basedOn w:val="Normal"/>
    <w:next w:val="Normal"/>
    <w:link w:val="Ttulo4Car"/>
    <w:qFormat/>
    <w:rsid w:val="00757276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757276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757276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757276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qFormat/>
    <w:rsid w:val="00757276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qFormat/>
    <w:rsid w:val="00757276"/>
    <w:pPr>
      <w:numPr>
        <w:ilvl w:val="8"/>
        <w:numId w:val="2"/>
      </w:numPr>
      <w:spacing w:before="240" w:after="60"/>
      <w:outlineLvl w:val="8"/>
    </w:pPr>
    <w:rPr>
      <w:rFonts w:ascii="Cambria" w:hAnsi="Cambria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Normal"/>
    <w:autoRedefine/>
    <w:rsid w:val="008C280C"/>
    <w:pPr>
      <w:widowControl w:val="0"/>
      <w:tabs>
        <w:tab w:val="right" w:pos="7483"/>
        <w:tab w:val="right" w:pos="8493"/>
      </w:tabs>
      <w:adjustRightInd w:val="0"/>
      <w:spacing w:line="288" w:lineRule="auto"/>
      <w:jc w:val="center"/>
      <w:textAlignment w:val="baseline"/>
    </w:pPr>
    <w:rPr>
      <w:rFonts w:ascii="Arial Narrow" w:hAnsi="Arial Narrow"/>
      <w:szCs w:val="22"/>
      <w:lang w:eastAsia="es-ES_tradnl"/>
    </w:rPr>
  </w:style>
  <w:style w:type="paragraph" w:customStyle="1" w:styleId="Tesisecuacion">
    <w:name w:val="Tesis_ecuacion"/>
    <w:basedOn w:val="Normal"/>
    <w:autoRedefine/>
    <w:rsid w:val="008C280C"/>
    <w:pPr>
      <w:widowControl w:val="0"/>
      <w:tabs>
        <w:tab w:val="right" w:pos="7483"/>
        <w:tab w:val="right" w:pos="8493"/>
      </w:tabs>
      <w:adjustRightInd w:val="0"/>
      <w:spacing w:line="288" w:lineRule="auto"/>
      <w:jc w:val="center"/>
      <w:textAlignment w:val="baseline"/>
    </w:pPr>
    <w:rPr>
      <w:rFonts w:ascii="Arial Narrow" w:hAnsi="Arial Narrow"/>
      <w:szCs w:val="22"/>
      <w:lang w:eastAsia="es-ES_tradnl"/>
    </w:rPr>
  </w:style>
  <w:style w:type="paragraph" w:customStyle="1" w:styleId="TesisTextoNuevo">
    <w:name w:val="TesisTextoNuevo"/>
    <w:basedOn w:val="Normal"/>
    <w:autoRedefine/>
    <w:rsid w:val="00F81D50"/>
    <w:pPr>
      <w:widowControl w:val="0"/>
      <w:tabs>
        <w:tab w:val="right" w:pos="7483"/>
        <w:tab w:val="right" w:pos="8493"/>
      </w:tabs>
      <w:adjustRightInd w:val="0"/>
      <w:spacing w:line="288" w:lineRule="auto"/>
      <w:textAlignment w:val="baseline"/>
    </w:pPr>
    <w:rPr>
      <w:rFonts w:ascii="Arial Narrow" w:hAnsi="Arial Narrow"/>
      <w:color w:val="0000FF"/>
      <w:szCs w:val="22"/>
      <w:lang w:eastAsia="es-ES_tradnl"/>
    </w:rPr>
  </w:style>
  <w:style w:type="paragraph" w:styleId="Encabezado">
    <w:name w:val="header"/>
    <w:basedOn w:val="Normal"/>
    <w:link w:val="EncabezadoCar"/>
    <w:rsid w:val="00A761AA"/>
    <w:pPr>
      <w:tabs>
        <w:tab w:val="center" w:pos="4252"/>
        <w:tab w:val="right" w:pos="8504"/>
      </w:tabs>
    </w:pPr>
    <w:rPr>
      <w:lang/>
    </w:rPr>
  </w:style>
  <w:style w:type="paragraph" w:styleId="Piedepgina">
    <w:name w:val="footer"/>
    <w:basedOn w:val="Normal"/>
    <w:link w:val="PiedepginaCar"/>
    <w:rsid w:val="00A761AA"/>
    <w:pPr>
      <w:tabs>
        <w:tab w:val="center" w:pos="4252"/>
        <w:tab w:val="right" w:pos="8504"/>
      </w:tabs>
    </w:pPr>
  </w:style>
  <w:style w:type="paragraph" w:customStyle="1" w:styleId="PREDTIT1">
    <w:name w:val="PREDTIT1"/>
    <w:autoRedefine/>
    <w:rsid w:val="00614F01"/>
    <w:rPr>
      <w:rFonts w:ascii="Arial" w:hAnsi="Arial" w:cs="Arial"/>
      <w:b/>
      <w:bCs/>
      <w:sz w:val="28"/>
      <w:szCs w:val="28"/>
    </w:rPr>
  </w:style>
  <w:style w:type="paragraph" w:customStyle="1" w:styleId="PrEDNormal">
    <w:name w:val="PrEDNormal"/>
    <w:link w:val="PrEDNormalCar"/>
    <w:rsid w:val="00EA19F2"/>
    <w:pPr>
      <w:jc w:val="both"/>
    </w:pPr>
    <w:rPr>
      <w:rFonts w:ascii="Arial" w:hAnsi="Arial"/>
      <w:szCs w:val="22"/>
    </w:rPr>
  </w:style>
  <w:style w:type="paragraph" w:customStyle="1" w:styleId="PREDTIT2">
    <w:name w:val="PREDTIT2"/>
    <w:autoRedefine/>
    <w:rsid w:val="009C7710"/>
    <w:rPr>
      <w:rFonts w:ascii="Arial" w:hAnsi="Arial" w:cs="Arial"/>
      <w:b/>
      <w:caps/>
      <w:sz w:val="24"/>
      <w:szCs w:val="24"/>
    </w:rPr>
  </w:style>
  <w:style w:type="paragraph" w:customStyle="1" w:styleId="PREDTIT3">
    <w:name w:val="PREDTIT3"/>
    <w:autoRedefine/>
    <w:rsid w:val="003C1F95"/>
    <w:rPr>
      <w:rFonts w:ascii="Arial" w:hAnsi="Arial"/>
      <w:b/>
      <w:caps/>
    </w:rPr>
  </w:style>
  <w:style w:type="paragraph" w:styleId="Epgrafe">
    <w:name w:val="caption"/>
    <w:basedOn w:val="Normal"/>
    <w:next w:val="Normal"/>
    <w:qFormat/>
    <w:rsid w:val="0086128C"/>
    <w:rPr>
      <w:rFonts w:asciiTheme="majorHAnsi" w:hAnsiTheme="majorHAnsi"/>
      <w:bCs/>
      <w:szCs w:val="20"/>
    </w:rPr>
  </w:style>
  <w:style w:type="paragraph" w:customStyle="1" w:styleId="PREDTIT4">
    <w:name w:val="PREDTIT4"/>
    <w:link w:val="PREDTIT4Car"/>
    <w:rsid w:val="00457F07"/>
    <w:pPr>
      <w:ind w:left="294"/>
      <w:jc w:val="both"/>
    </w:pPr>
    <w:rPr>
      <w:b/>
      <w:sz w:val="22"/>
      <w:szCs w:val="22"/>
    </w:rPr>
  </w:style>
  <w:style w:type="paragraph" w:customStyle="1" w:styleId="Documento">
    <w:name w:val="Documento"/>
    <w:basedOn w:val="Normal"/>
    <w:rsid w:val="00291C08"/>
    <w:pPr>
      <w:spacing w:line="360" w:lineRule="atLeast"/>
      <w:jc w:val="center"/>
    </w:pPr>
    <w:rPr>
      <w:szCs w:val="20"/>
      <w:lang w:val="es-ES_tradnl"/>
    </w:rPr>
  </w:style>
  <w:style w:type="paragraph" w:customStyle="1" w:styleId="EstiloPREDTIT4ArialIzquierda0cm">
    <w:name w:val="Estilo PREDTIT4 + Arial Izquierda:  0 cm"/>
    <w:basedOn w:val="PREDTIT4"/>
    <w:rsid w:val="00651BEF"/>
    <w:pPr>
      <w:ind w:left="0"/>
    </w:pPr>
    <w:rPr>
      <w:rFonts w:ascii="Arial" w:hAnsi="Arial"/>
      <w:bCs/>
      <w:sz w:val="20"/>
      <w:szCs w:val="20"/>
    </w:rPr>
  </w:style>
  <w:style w:type="paragraph" w:customStyle="1" w:styleId="LetraNormalLibroDigital">
    <w:name w:val="Letra Normal Libro Digital"/>
    <w:basedOn w:val="Normal"/>
    <w:autoRedefine/>
    <w:rsid w:val="006C609B"/>
    <w:pPr>
      <w:spacing w:line="288" w:lineRule="auto"/>
      <w:ind w:firstLine="720"/>
    </w:pPr>
    <w:rPr>
      <w:szCs w:val="20"/>
      <w:lang w:val="es-ES_tradnl"/>
    </w:rPr>
  </w:style>
  <w:style w:type="character" w:customStyle="1" w:styleId="PREDTIT4Car">
    <w:name w:val="PREDTIT4 Car"/>
    <w:link w:val="PREDTIT4"/>
    <w:rsid w:val="00153078"/>
    <w:rPr>
      <w:b/>
      <w:sz w:val="22"/>
      <w:szCs w:val="2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rsid w:val="0055546C"/>
    <w:pPr>
      <w:tabs>
        <w:tab w:val="left" w:pos="275"/>
        <w:tab w:val="left" w:pos="356"/>
        <w:tab w:val="right" w:leader="dot" w:pos="9072"/>
      </w:tabs>
      <w:spacing w:before="100" w:after="100"/>
    </w:pPr>
    <w:rPr>
      <w:rFonts w:ascii="Cambria" w:hAnsi="Cambria"/>
      <w:bCs/>
      <w:i/>
      <w:noProof/>
      <w:szCs w:val="20"/>
    </w:rPr>
  </w:style>
  <w:style w:type="paragraph" w:styleId="TDC2">
    <w:name w:val="toc 2"/>
    <w:basedOn w:val="Normal"/>
    <w:next w:val="Normal"/>
    <w:autoRedefine/>
    <w:uiPriority w:val="39"/>
    <w:rsid w:val="00B26A09"/>
    <w:pPr>
      <w:tabs>
        <w:tab w:val="left" w:pos="715"/>
        <w:tab w:val="right" w:leader="dot" w:pos="9072"/>
      </w:tabs>
      <w:ind w:left="240"/>
    </w:pPr>
    <w:rPr>
      <w:i/>
      <w:iCs/>
      <w:szCs w:val="20"/>
    </w:rPr>
  </w:style>
  <w:style w:type="paragraph" w:styleId="TDC3">
    <w:name w:val="toc 3"/>
    <w:basedOn w:val="Normal"/>
    <w:next w:val="Normal"/>
    <w:autoRedefine/>
    <w:uiPriority w:val="39"/>
    <w:rsid w:val="00B26A09"/>
    <w:pPr>
      <w:tabs>
        <w:tab w:val="left" w:pos="1408"/>
        <w:tab w:val="right" w:leader="dot" w:pos="9072"/>
      </w:tabs>
      <w:ind w:left="715"/>
    </w:pPr>
    <w:rPr>
      <w:i/>
      <w:szCs w:val="20"/>
    </w:rPr>
  </w:style>
  <w:style w:type="paragraph" w:styleId="TDC4">
    <w:name w:val="toc 4"/>
    <w:basedOn w:val="Normal"/>
    <w:next w:val="Normal"/>
    <w:autoRedefine/>
    <w:semiHidden/>
    <w:rsid w:val="009B7BD6"/>
    <w:pPr>
      <w:ind w:left="720"/>
    </w:pPr>
    <w:rPr>
      <w:szCs w:val="20"/>
    </w:rPr>
  </w:style>
  <w:style w:type="paragraph" w:styleId="TDC5">
    <w:name w:val="toc 5"/>
    <w:basedOn w:val="Normal"/>
    <w:next w:val="Normal"/>
    <w:autoRedefine/>
    <w:semiHidden/>
    <w:rsid w:val="00715A19"/>
    <w:pPr>
      <w:ind w:left="960"/>
    </w:pPr>
    <w:rPr>
      <w:szCs w:val="20"/>
    </w:rPr>
  </w:style>
  <w:style w:type="paragraph" w:styleId="TDC6">
    <w:name w:val="toc 6"/>
    <w:basedOn w:val="Normal"/>
    <w:next w:val="Normal"/>
    <w:autoRedefine/>
    <w:semiHidden/>
    <w:rsid w:val="00715A19"/>
    <w:pPr>
      <w:ind w:left="1200"/>
    </w:pPr>
    <w:rPr>
      <w:szCs w:val="20"/>
    </w:rPr>
  </w:style>
  <w:style w:type="paragraph" w:styleId="TDC7">
    <w:name w:val="toc 7"/>
    <w:basedOn w:val="Normal"/>
    <w:next w:val="Normal"/>
    <w:autoRedefine/>
    <w:semiHidden/>
    <w:rsid w:val="00715A19"/>
    <w:pPr>
      <w:ind w:left="1440"/>
    </w:pPr>
    <w:rPr>
      <w:szCs w:val="20"/>
    </w:rPr>
  </w:style>
  <w:style w:type="paragraph" w:styleId="TDC8">
    <w:name w:val="toc 8"/>
    <w:basedOn w:val="Normal"/>
    <w:next w:val="Normal"/>
    <w:autoRedefine/>
    <w:semiHidden/>
    <w:rsid w:val="00715A19"/>
    <w:pPr>
      <w:ind w:left="1680"/>
    </w:pPr>
    <w:rPr>
      <w:szCs w:val="20"/>
    </w:rPr>
  </w:style>
  <w:style w:type="paragraph" w:styleId="TDC9">
    <w:name w:val="toc 9"/>
    <w:basedOn w:val="Normal"/>
    <w:next w:val="Normal"/>
    <w:autoRedefine/>
    <w:semiHidden/>
    <w:rsid w:val="00715A19"/>
    <w:pPr>
      <w:ind w:left="1920"/>
    </w:pPr>
    <w:rPr>
      <w:szCs w:val="20"/>
    </w:rPr>
  </w:style>
  <w:style w:type="character" w:customStyle="1" w:styleId="PrEDNormalCar">
    <w:name w:val="PrEDNormal Car"/>
    <w:link w:val="PrEDNormal"/>
    <w:rsid w:val="009B7BD6"/>
    <w:rPr>
      <w:rFonts w:ascii="Arial" w:hAnsi="Arial"/>
      <w:szCs w:val="22"/>
      <w:lang w:val="es-ES" w:eastAsia="es-ES" w:bidi="ar-SA"/>
    </w:rPr>
  </w:style>
  <w:style w:type="character" w:styleId="Nmerodepgina">
    <w:name w:val="page number"/>
    <w:basedOn w:val="Fuentedeprrafopredeter"/>
    <w:rsid w:val="00034BE0"/>
  </w:style>
  <w:style w:type="table" w:styleId="Tablaconcuadrcula">
    <w:name w:val="Table Grid"/>
    <w:basedOn w:val="Tablanormal"/>
    <w:rsid w:val="00884E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ator02">
    <w:name w:val="Formato rá02"/>
    <w:rsid w:val="00884EB2"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  <w:lang w:val="es-ES_tradnl" w:eastAsia="es-ES_tradnl"/>
    </w:rPr>
  </w:style>
  <w:style w:type="character" w:customStyle="1" w:styleId="PiedepginaCar">
    <w:name w:val="Pie de página Car"/>
    <w:link w:val="Piedepgina"/>
    <w:uiPriority w:val="99"/>
    <w:rsid w:val="00D57359"/>
    <w:rPr>
      <w:sz w:val="24"/>
      <w:szCs w:val="24"/>
    </w:rPr>
  </w:style>
  <w:style w:type="paragraph" w:styleId="Textodeglobo">
    <w:name w:val="Balloon Text"/>
    <w:basedOn w:val="Normal"/>
    <w:link w:val="TextodegloboCar"/>
    <w:rsid w:val="00D5735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57359"/>
    <w:rPr>
      <w:rFonts w:ascii="Tahoma" w:hAnsi="Tahoma" w:cs="Tahoma"/>
      <w:sz w:val="16"/>
      <w:szCs w:val="16"/>
    </w:rPr>
  </w:style>
  <w:style w:type="character" w:customStyle="1" w:styleId="EncabezadoCar">
    <w:name w:val="Encabezado Car"/>
    <w:link w:val="Encabezado"/>
    <w:uiPriority w:val="99"/>
    <w:locked/>
    <w:rsid w:val="00D57359"/>
    <w:rPr>
      <w:sz w:val="24"/>
      <w:szCs w:val="24"/>
    </w:rPr>
  </w:style>
  <w:style w:type="character" w:styleId="Refdecomentario">
    <w:name w:val="annotation reference"/>
    <w:rsid w:val="0078321B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8321B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78321B"/>
  </w:style>
  <w:style w:type="paragraph" w:styleId="Asuntodelcomentario">
    <w:name w:val="annotation subject"/>
    <w:basedOn w:val="Textocomentario"/>
    <w:next w:val="Textocomentario"/>
    <w:link w:val="AsuntodelcomentarioCar"/>
    <w:rsid w:val="0078321B"/>
    <w:rPr>
      <w:b/>
      <w:bCs/>
    </w:rPr>
  </w:style>
  <w:style w:type="character" w:customStyle="1" w:styleId="AsuntodelcomentarioCar">
    <w:name w:val="Asunto del comentario Car"/>
    <w:link w:val="Asuntodelcomentario"/>
    <w:rsid w:val="0078321B"/>
    <w:rPr>
      <w:b/>
      <w:bCs/>
    </w:rPr>
  </w:style>
  <w:style w:type="character" w:customStyle="1" w:styleId="Cdigo">
    <w:name w:val="Código"/>
    <w:uiPriority w:val="99"/>
    <w:rsid w:val="00791C37"/>
    <w:rPr>
      <w:rFonts w:ascii="Excalibur Monospace" w:hAnsi="Excalibur Monospace" w:cs="Excalibur Monospace"/>
      <w:sz w:val="20"/>
      <w:szCs w:val="20"/>
    </w:rPr>
  </w:style>
  <w:style w:type="paragraph" w:customStyle="1" w:styleId="Cuadrculamedia1-nfasis21">
    <w:name w:val="Cuadrícula media 1 - Énfasis 21"/>
    <w:basedOn w:val="Normal"/>
    <w:uiPriority w:val="34"/>
    <w:qFormat/>
    <w:rsid w:val="0010208D"/>
    <w:pPr>
      <w:ind w:left="708"/>
    </w:pPr>
  </w:style>
  <w:style w:type="character" w:customStyle="1" w:styleId="Ttulo4Car">
    <w:name w:val="Título 4 Car"/>
    <w:link w:val="Ttulo4"/>
    <w:rsid w:val="00757276"/>
    <w:rPr>
      <w:rFonts w:ascii="Calibri" w:hAnsi="Calibri"/>
      <w:b/>
      <w:bCs/>
      <w:sz w:val="28"/>
      <w:szCs w:val="28"/>
    </w:rPr>
  </w:style>
  <w:style w:type="character" w:customStyle="1" w:styleId="Ttulo5Car">
    <w:name w:val="Título 5 Car"/>
    <w:link w:val="Ttulo5"/>
    <w:rsid w:val="00757276"/>
    <w:rPr>
      <w:rFonts w:ascii="Calibri" w:hAnsi="Calibri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rsid w:val="00757276"/>
    <w:rPr>
      <w:rFonts w:ascii="Calibri" w:hAnsi="Calibri"/>
      <w:b/>
      <w:bCs/>
      <w:sz w:val="22"/>
      <w:szCs w:val="22"/>
    </w:rPr>
  </w:style>
  <w:style w:type="character" w:customStyle="1" w:styleId="Ttulo7Car">
    <w:name w:val="Título 7 Car"/>
    <w:link w:val="Ttulo7"/>
    <w:rsid w:val="00757276"/>
    <w:rPr>
      <w:rFonts w:ascii="Calibri" w:hAnsi="Calibri"/>
      <w:szCs w:val="24"/>
    </w:rPr>
  </w:style>
  <w:style w:type="character" w:customStyle="1" w:styleId="Ttulo8Car">
    <w:name w:val="Título 8 Car"/>
    <w:link w:val="Ttulo8"/>
    <w:rsid w:val="00757276"/>
    <w:rPr>
      <w:rFonts w:ascii="Calibri" w:hAnsi="Calibri"/>
      <w:i/>
      <w:iCs/>
      <w:szCs w:val="24"/>
    </w:rPr>
  </w:style>
  <w:style w:type="character" w:customStyle="1" w:styleId="Ttulo9Car">
    <w:name w:val="Título 9 Car"/>
    <w:link w:val="Ttulo9"/>
    <w:rsid w:val="00757276"/>
    <w:rPr>
      <w:rFonts w:ascii="Cambria" w:hAnsi="Cambria"/>
      <w:sz w:val="22"/>
      <w:szCs w:val="22"/>
    </w:rPr>
  </w:style>
  <w:style w:type="paragraph" w:styleId="Ttulo">
    <w:name w:val="Title"/>
    <w:basedOn w:val="Normal"/>
    <w:next w:val="Normal"/>
    <w:link w:val="TtuloCar"/>
    <w:uiPriority w:val="10"/>
    <w:qFormat/>
    <w:rsid w:val="00401099"/>
    <w:pPr>
      <w:pBdr>
        <w:bottom w:val="single" w:sz="8" w:space="4" w:color="4F81BD"/>
      </w:pBdr>
      <w:spacing w:before="0" w:after="300"/>
      <w:contextualSpacing/>
      <w:jc w:val="left"/>
    </w:pPr>
    <w:rPr>
      <w:rFonts w:ascii="Cambria" w:eastAsia="MS Gothic" w:hAnsi="Cambria"/>
      <w:b/>
      <w:color w:val="17365D"/>
      <w:spacing w:val="5"/>
      <w:kern w:val="28"/>
      <w:sz w:val="52"/>
      <w:szCs w:val="52"/>
      <w:lang w:eastAsia="en-US"/>
    </w:rPr>
  </w:style>
  <w:style w:type="character" w:customStyle="1" w:styleId="TtuloCar">
    <w:name w:val="Título Car"/>
    <w:link w:val="Ttulo"/>
    <w:uiPriority w:val="10"/>
    <w:rsid w:val="00401099"/>
    <w:rPr>
      <w:rFonts w:ascii="Cambria" w:eastAsia="MS Gothic" w:hAnsi="Cambria"/>
      <w:b/>
      <w:color w:val="17365D"/>
      <w:spacing w:val="5"/>
      <w:kern w:val="28"/>
      <w:sz w:val="52"/>
      <w:szCs w:val="52"/>
      <w:lang w:val="es-ES" w:eastAsia="en-US"/>
    </w:rPr>
  </w:style>
  <w:style w:type="character" w:styleId="Hipervnculo">
    <w:name w:val="Hyperlink"/>
    <w:unhideWhenUsed/>
    <w:rsid w:val="004509A7"/>
    <w:rPr>
      <w:color w:val="0000FF"/>
      <w:u w:val="single"/>
    </w:rPr>
  </w:style>
  <w:style w:type="paragraph" w:styleId="Textonotapie">
    <w:name w:val="footnote text"/>
    <w:basedOn w:val="Normal"/>
    <w:link w:val="TextonotapieCar"/>
    <w:rsid w:val="006456CA"/>
  </w:style>
  <w:style w:type="character" w:customStyle="1" w:styleId="TextonotapieCar">
    <w:name w:val="Texto nota pie Car"/>
    <w:link w:val="Textonotapie"/>
    <w:rsid w:val="006456CA"/>
    <w:rPr>
      <w:sz w:val="24"/>
      <w:szCs w:val="24"/>
      <w:lang w:val="es-ES"/>
    </w:rPr>
  </w:style>
  <w:style w:type="character" w:styleId="Refdenotaalpie">
    <w:name w:val="footnote reference"/>
    <w:rsid w:val="006456CA"/>
    <w:rPr>
      <w:vertAlign w:val="superscript"/>
    </w:rPr>
  </w:style>
  <w:style w:type="paragraph" w:styleId="Prrafodelista">
    <w:name w:val="List Paragraph"/>
    <w:basedOn w:val="Normal"/>
    <w:uiPriority w:val="34"/>
    <w:qFormat/>
    <w:rsid w:val="00614F01"/>
    <w:pPr>
      <w:spacing w:before="0" w:after="0"/>
      <w:ind w:left="708"/>
      <w:jc w:val="left"/>
    </w:pPr>
  </w:style>
  <w:style w:type="paragraph" w:customStyle="1" w:styleId="TesisEsquemaIntermedio">
    <w:name w:val="TesisEsquemaIntermedio"/>
    <w:basedOn w:val="Normal"/>
    <w:rsid w:val="0098761A"/>
    <w:pPr>
      <w:numPr>
        <w:numId w:val="6"/>
      </w:numPr>
      <w:spacing w:before="0" w:after="0"/>
      <w:jc w:val="left"/>
    </w:pPr>
  </w:style>
  <w:style w:type="paragraph" w:customStyle="1" w:styleId="TesisEsquemaAltoNivel">
    <w:name w:val="TesisEsquemaAltoNivel"/>
    <w:basedOn w:val="Normal"/>
    <w:rsid w:val="0098761A"/>
    <w:pPr>
      <w:numPr>
        <w:numId w:val="7"/>
      </w:numPr>
      <w:spacing w:before="0" w:after="0"/>
      <w:jc w:val="left"/>
    </w:pPr>
  </w:style>
  <w:style w:type="paragraph" w:styleId="NormalWeb">
    <w:name w:val="Normal (Web)"/>
    <w:basedOn w:val="Normal"/>
    <w:uiPriority w:val="99"/>
    <w:unhideWhenUsed/>
    <w:rsid w:val="0098761A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sc81">
    <w:name w:val="sc81"/>
    <w:basedOn w:val="Fuentedeprrafopredeter"/>
    <w:rsid w:val="00C8164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C816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Fuentedeprrafopredeter"/>
    <w:rsid w:val="00C81642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Fuentedeprrafopredeter"/>
    <w:rsid w:val="00C8164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Fuentedeprrafopredeter"/>
    <w:rsid w:val="00C816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Fuentedeprrafopredeter"/>
    <w:rsid w:val="00C8164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Fuentedeprrafopredeter"/>
    <w:rsid w:val="00C8164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Fuentedeprrafopredeter"/>
    <w:rsid w:val="00C81642"/>
    <w:rPr>
      <w:rFonts w:ascii="Courier New" w:hAnsi="Courier New" w:cs="Courier New" w:hint="default"/>
      <w:color w:val="808080"/>
      <w:sz w:val="20"/>
      <w:szCs w:val="20"/>
    </w:rPr>
  </w:style>
  <w:style w:type="character" w:styleId="nfasis">
    <w:name w:val="Emphasis"/>
    <w:basedOn w:val="Fuentedeprrafopredeter"/>
    <w:qFormat/>
    <w:rsid w:val="0086128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3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10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057B61-98D1-8F42-84EA-3960549D9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739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ELECTRÓNICA DIGITAL</vt:lpstr>
    </vt:vector>
  </TitlesOfParts>
  <Company>Bufalo</Company>
  <LinksUpToDate>false</LinksUpToDate>
  <CharactersWithSpaces>4800</CharactersWithSpaces>
  <SharedDoc>false</SharedDoc>
  <HLinks>
    <vt:vector size="6" baseType="variant">
      <vt:variant>
        <vt:i4>4915321</vt:i4>
      </vt:variant>
      <vt:variant>
        <vt:i4>0</vt:i4>
      </vt:variant>
      <vt:variant>
        <vt:i4>0</vt:i4>
      </vt:variant>
      <vt:variant>
        <vt:i4>5</vt:i4>
      </vt:variant>
      <vt:variant>
        <vt:lpwstr>http://www.digilentinc.com/data/products/nexys2/nexys2_rm.pdf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ELECTRÓNICA DIGITAL</dc:title>
  <dc:creator>IFL</dc:creator>
  <cp:lastModifiedBy>Aitor</cp:lastModifiedBy>
  <cp:revision>28</cp:revision>
  <cp:lastPrinted>2019-01-31T10:19:00Z</cp:lastPrinted>
  <dcterms:created xsi:type="dcterms:W3CDTF">2020-04-13T11:12:00Z</dcterms:created>
  <dcterms:modified xsi:type="dcterms:W3CDTF">2020-04-24T09:31:00Z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