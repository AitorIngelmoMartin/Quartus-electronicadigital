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22" w:type="dxa"/>
        <w:tblLook w:val="04A0"/>
      </w:tblPr>
      <w:tblGrid>
        <w:gridCol w:w="9306"/>
        <w:gridCol w:w="1446"/>
      </w:tblGrid>
      <w:tr w:rsidR="0098761A" w:rsidTr="00E16538">
        <w:tc>
          <w:tcPr>
            <w:tcW w:w="4661" w:type="dxa"/>
            <w:shd w:val="clear" w:color="auto" w:fill="auto"/>
            <w:vAlign w:val="center"/>
          </w:tcPr>
          <w:p w:rsidR="0098761A" w:rsidRDefault="00731C31" w:rsidP="00CC0D2F">
            <w:pPr>
              <w:spacing w:before="0" w:after="0"/>
            </w:pPr>
            <w:bookmarkStart w:id="0" w:name="OLE_LINK5"/>
            <w:bookmarkStart w:id="1" w:name="OLE_LINK6"/>
            <w:ins w:id="2" w:author="Aitor" w:date="2020-04-02T16:13:00Z">
              <w:r>
                <w:rPr>
                  <w:noProof/>
                </w:rPr>
                <w:drawing>
                  <wp:inline distT="0" distB="0" distL="0" distR="0">
                    <wp:extent cx="5753100" cy="1447800"/>
                    <wp:effectExtent l="19050" t="0" r="0" b="0"/>
                    <wp:docPr id="1" name="Imagen 1" descr="C:\Users\Aitor\Desktop\Quartus\FOTOS\Cuestion3.jpg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C:\Users\Aitor\Desktop\Quartus\FOTOS\Cuestion3.jp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5753100" cy="1447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  <w:r w:rsidR="0098761A">
              <w:rPr>
                <w:noProof/>
              </w:rPr>
              <w:drawing>
                <wp:inline distT="0" distB="0" distL="0" distR="0">
                  <wp:extent cx="2695575" cy="933450"/>
                  <wp:effectExtent l="0" t="0" r="9525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  <w:shd w:val="clear" w:color="auto" w:fill="auto"/>
            <w:vAlign w:val="center"/>
          </w:tcPr>
          <w:p w:rsidR="0098761A" w:rsidRDefault="0098761A" w:rsidP="00CC0D2F">
            <w:pPr>
              <w:spacing w:before="0" w:after="0"/>
              <w:jc w:val="right"/>
            </w:pPr>
            <w:r>
              <w:rPr>
                <w:rFonts w:cs="Arial"/>
                <w:noProof/>
              </w:rPr>
              <w:drawing>
                <wp:inline distT="0" distB="0" distL="0" distR="0">
                  <wp:extent cx="781050" cy="847725"/>
                  <wp:effectExtent l="0" t="0" r="0" b="9525"/>
                  <wp:docPr id="66" name="Imagen 66" descr="logo293 (positivo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42" descr="logo293 (positivo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r="705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761A" w:rsidRPr="001476FC" w:rsidRDefault="0098761A" w:rsidP="00CC0D2F">
      <w:pPr>
        <w:spacing w:before="0" w:after="0"/>
        <w:rPr>
          <w:rFonts w:cs="Arial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1A600E" w:rsidP="00CC0D2F">
      <w:pPr>
        <w:spacing w:before="0" w:after="0"/>
        <w:rPr>
          <w:rFonts w:eastAsia="Cambria" w:cs="Arial"/>
          <w:lang w:val="es-ES_tradnl" w:eastAsia="en-US"/>
        </w:rPr>
      </w:pPr>
      <w:r w:rsidRPr="001A600E">
        <w:rPr>
          <w:noProof/>
        </w:rPr>
        <w:pict>
          <v:group id="Grupo 1239" o:spid="_x0000_s1026" style="position:absolute;left:0;text-align:left;margin-left:-71.75pt;margin-top:7.8pt;width:600.45pt;height:138.2pt;z-index:251659264" coordorigin="-17,4797" coordsize="12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">
            <v:rect id="Rectangle 477" o:spid="_x0000_s1027" style="position:absolute;left:1627;top:4797;width:10365;height:28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" fillcolor="#005aaa" stroked="f" strokecolor="#4f81bd" strokeweight="1pt">
              <v:shadow on="t" color="#b8cce4" offset="-2pt"/>
            </v:rect>
            <v:rect id="Rectangle 478" o:spid="_x0000_s1028" style="position:absolute;left:-17;top:4797;width:1383;height:280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" fillcolor="#005aaa" stroked="f" strokecolor="#4f81bd" strokeweight="1pt">
              <v:shadow on="t" color="#b8cce4" offset="-2pt"/>
            </v:rect>
          </v:group>
        </w:pict>
      </w:r>
    </w:p>
    <w:p w:rsidR="0098761A" w:rsidRPr="00884EB2" w:rsidRDefault="001A600E" w:rsidP="00CC0D2F">
      <w:pPr>
        <w:spacing w:before="0" w:after="0"/>
        <w:rPr>
          <w:rFonts w:eastAsia="Cambria" w:cs="Arial"/>
          <w:lang w:val="es-ES_tradnl" w:eastAsia="en-US"/>
        </w:rPr>
      </w:pPr>
      <w:bookmarkStart w:id="3" w:name="_GoBack"/>
      <w:bookmarkEnd w:id="3"/>
      <w:r>
        <w:rPr>
          <w:rFonts w:eastAsia="Cambria"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WordArt 511" o:spid="_x0000_s1031" type="#_x0000_t202" style="position:absolute;left:0;text-align:left;margin-left:21.45pt;margin-top:1.55pt;width:469.9pt;height:82.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" filled="f" stroked="f">
            <o:lock v:ext="edit" shapetype="t"/>
            <v:textbox style="mso-fit-shape-to-text:t">
              <w:txbxContent>
                <w:p w:rsidR="008802A7" w:rsidRDefault="008802A7" w:rsidP="00D349D4">
                  <w:pPr>
                    <w:pStyle w:val="NormalWeb"/>
                    <w:spacing w:before="0" w:beforeAutospacing="0" w:after="0" w:afterAutospacing="0"/>
                    <w:jc w:val="center"/>
                  </w:pPr>
                  <w:r>
                    <w:rPr>
                      <w:rFonts w:ascii="SeriaBold" w:hAnsi="SeriaBold"/>
                      <w:outline/>
                      <w:color w:val="005AAA"/>
                      <w:sz w:val="72"/>
                      <w:szCs w:val="72"/>
                    </w:rPr>
                    <w:t xml:space="preserve">Práctica 2: Captura, simulación e implementación en CPLD </w:t>
                  </w:r>
                </w:p>
                <w:p w:rsidR="008802A7" w:rsidRDefault="008802A7" w:rsidP="00D349D4">
                  <w:pPr>
                    <w:pStyle w:val="NormalWeb"/>
                    <w:spacing w:before="0" w:beforeAutospacing="0" w:after="0" w:afterAutospacing="0"/>
                    <w:jc w:val="center"/>
                  </w:pPr>
                  <w:r>
                    <w:rPr>
                      <w:rFonts w:ascii="SeriaBold" w:hAnsi="SeriaBold"/>
                      <w:outline/>
                      <w:color w:val="005AAA"/>
                      <w:sz w:val="72"/>
                      <w:szCs w:val="72"/>
                    </w:rPr>
                    <w:t>de un sistema combinacional</w:t>
                  </w:r>
                </w:p>
              </w:txbxContent>
            </v:textbox>
          </v:shape>
        </w:pict>
      </w: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rPr>
          <w:rFonts w:eastAsia="Cambria" w:cs="Arial"/>
          <w:lang w:val="es-ES_tradnl" w:eastAsia="en-US"/>
        </w:rPr>
      </w:pPr>
    </w:p>
    <w:p w:rsidR="0098761A" w:rsidRPr="00884EB2" w:rsidRDefault="0098761A" w:rsidP="00CC0D2F">
      <w:pPr>
        <w:spacing w:before="0" w:after="0"/>
        <w:jc w:val="center"/>
        <w:rPr>
          <w:rFonts w:eastAsia="Cambria" w:cs="Arial"/>
          <w:color w:val="005AAA"/>
          <w:sz w:val="70"/>
          <w:szCs w:val="70"/>
          <w:lang w:val="es-ES_tradnl" w:eastAsia="en-US"/>
        </w:rPr>
      </w:pPr>
      <w:r w:rsidRPr="00884EB2">
        <w:rPr>
          <w:rFonts w:eastAsia="Cambria" w:cs="Arial"/>
          <w:color w:val="005AAA"/>
          <w:sz w:val="70"/>
          <w:szCs w:val="70"/>
          <w:lang w:val="es-ES_tradnl" w:eastAsia="en-US"/>
        </w:rPr>
        <w:t>Electrónica Digital</w:t>
      </w:r>
    </w:p>
    <w:p w:rsidR="0098761A" w:rsidRPr="00884EB2" w:rsidRDefault="0098761A" w:rsidP="00CC0D2F">
      <w:pPr>
        <w:spacing w:before="0" w:after="0"/>
        <w:ind w:left="-285" w:right="-341"/>
        <w:jc w:val="center"/>
        <w:rPr>
          <w:rFonts w:eastAsia="Cambria" w:cs="Arial"/>
          <w:b/>
          <w:bCs/>
          <w:color w:val="005AAA"/>
          <w:sz w:val="32"/>
          <w:szCs w:val="32"/>
          <w:lang w:val="es-ES_tradnl" w:eastAsia="en-US"/>
        </w:rPr>
      </w:pPr>
    </w:p>
    <w:p w:rsidR="0098761A" w:rsidRDefault="0098761A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CC0D2F" w:rsidRPr="00884EB2" w:rsidRDefault="00CC0D2F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36"/>
          <w:szCs w:val="48"/>
          <w:lang w:val="es-ES_tradnl" w:eastAsia="en-US"/>
        </w:rPr>
      </w:pPr>
    </w:p>
    <w:p w:rsidR="0098761A" w:rsidRPr="00884EB2" w:rsidRDefault="0098761A" w:rsidP="00CC0D2F">
      <w:pPr>
        <w:spacing w:before="0" w:after="0"/>
        <w:jc w:val="center"/>
        <w:rPr>
          <w:rFonts w:eastAsia="Cambria" w:cs="Arial"/>
          <w:b/>
          <w:bCs/>
          <w:color w:val="005AAA"/>
          <w:sz w:val="48"/>
          <w:szCs w:val="48"/>
          <w:lang w:val="es-ES_tradnl" w:eastAsia="en-US"/>
        </w:rPr>
      </w:pPr>
      <w:r w:rsidRPr="00884EB2">
        <w:rPr>
          <w:rFonts w:eastAsia="Cambria" w:cs="Arial"/>
          <w:b/>
          <w:bCs/>
          <w:color w:val="005AAA"/>
          <w:sz w:val="48"/>
          <w:szCs w:val="48"/>
          <w:lang w:val="es-ES_tradnl" w:eastAsia="en-US"/>
        </w:rPr>
        <w:t>Universidad de Alcalá</w:t>
      </w:r>
    </w:p>
    <w:p w:rsidR="0098761A" w:rsidRDefault="001A600E" w:rsidP="00CC0D2F">
      <w:pPr>
        <w:spacing w:before="0" w:after="0"/>
        <w:jc w:val="center"/>
        <w:rPr>
          <w:rFonts w:cs="Arial"/>
          <w:b/>
          <w:bCs/>
          <w:color w:val="005AAA"/>
          <w:sz w:val="40"/>
          <w:szCs w:val="40"/>
        </w:rPr>
      </w:pPr>
      <w:r w:rsidRPr="001A600E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de flecha 1238" o:spid="_x0000_s1030" type="#_x0000_t32" style="position:absolute;left:0;text-align:left;margin-left:0;margin-top:5.9pt;width:127.55pt;height:0;z-index:251660288;visibility:visible;mso-wrap-distance-top:-3e-5mm;mso-wrap-distance-bottom:-3e-5mm;mso-position-horizontal: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" strokecolor="#4471b1" strokeweight="1pt"/>
        </w:pict>
      </w:r>
      <w:bookmarkEnd w:id="0"/>
      <w:bookmarkEnd w:id="1"/>
      <w:r w:rsidRPr="001A600E">
        <w:rPr>
          <w:noProof/>
        </w:rPr>
        <w:pict>
          <v:shape id="Conector recto de flecha 133" o:spid="_x0000_s1029" type="#_x0000_t32" style="position:absolute;left:0;text-align:left;margin-left:0;margin-top:5.9pt;width:127.55pt;height:0;z-index:251662336;visibility:visible;mso-wrap-distance-top:-3e-5mm;mso-wrap-distance-bottom:-3e-5mm;mso-position-horizontal: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" strokecolor="#4471b1" strokeweight="1pt"/>
        </w:pict>
      </w:r>
    </w:p>
    <w:p w:rsidR="0098761A" w:rsidRPr="001476FC" w:rsidRDefault="0098761A" w:rsidP="00CC0D2F">
      <w:pPr>
        <w:spacing w:before="0" w:after="0"/>
        <w:jc w:val="center"/>
        <w:rPr>
          <w:rFonts w:cs="Arial"/>
          <w:b/>
          <w:bCs/>
          <w:color w:val="005AAA"/>
          <w:sz w:val="40"/>
          <w:szCs w:val="40"/>
        </w:rPr>
      </w:pPr>
      <w:r w:rsidRPr="001476FC">
        <w:rPr>
          <w:rFonts w:cs="Arial"/>
          <w:b/>
          <w:bCs/>
          <w:color w:val="005AAA"/>
          <w:sz w:val="40"/>
          <w:szCs w:val="40"/>
        </w:rPr>
        <w:t xml:space="preserve">Curso Académico </w:t>
      </w:r>
      <w:r w:rsidR="008E183B">
        <w:rPr>
          <w:rFonts w:cs="Arial"/>
          <w:b/>
          <w:bCs/>
          <w:color w:val="005AAA"/>
          <w:sz w:val="40"/>
          <w:szCs w:val="40"/>
        </w:rPr>
        <w:t>201</w:t>
      </w:r>
      <w:r w:rsidR="00FA7BC4">
        <w:rPr>
          <w:rFonts w:cs="Arial"/>
          <w:b/>
          <w:bCs/>
          <w:color w:val="005AAA"/>
          <w:sz w:val="40"/>
          <w:szCs w:val="40"/>
        </w:rPr>
        <w:t>9</w:t>
      </w:r>
      <w:r w:rsidRPr="001476FC">
        <w:rPr>
          <w:rFonts w:cs="Arial"/>
          <w:b/>
          <w:bCs/>
          <w:color w:val="005AAA"/>
          <w:sz w:val="40"/>
          <w:szCs w:val="40"/>
        </w:rPr>
        <w:t>/</w:t>
      </w:r>
      <w:r w:rsidR="008E183B">
        <w:rPr>
          <w:rFonts w:cs="Arial"/>
          <w:b/>
          <w:bCs/>
          <w:color w:val="005AAA"/>
          <w:sz w:val="40"/>
          <w:szCs w:val="40"/>
        </w:rPr>
        <w:t>20</w:t>
      </w:r>
      <w:r w:rsidR="00FA7BC4">
        <w:rPr>
          <w:rFonts w:cs="Arial"/>
          <w:b/>
          <w:bCs/>
          <w:color w:val="005AAA"/>
          <w:sz w:val="40"/>
          <w:szCs w:val="40"/>
        </w:rPr>
        <w:t>20</w:t>
      </w:r>
    </w:p>
    <w:p w:rsidR="0098761A" w:rsidRDefault="0098761A" w:rsidP="00CC0D2F">
      <w:pPr>
        <w:spacing w:before="0" w:after="0"/>
        <w:jc w:val="center"/>
        <w:rPr>
          <w:rFonts w:cs="Arial"/>
          <w:b/>
          <w:bCs/>
          <w:color w:val="B9AFA5"/>
          <w:sz w:val="44"/>
          <w:szCs w:val="44"/>
        </w:rPr>
      </w:pPr>
      <w:r w:rsidRPr="001476FC">
        <w:rPr>
          <w:rFonts w:cs="Arial"/>
          <w:b/>
          <w:bCs/>
          <w:color w:val="B9AFA5"/>
          <w:sz w:val="44"/>
          <w:szCs w:val="44"/>
        </w:rPr>
        <w:t>Curso</w:t>
      </w:r>
      <w:r w:rsidR="00370F57">
        <w:rPr>
          <w:rFonts w:cs="Arial"/>
          <w:b/>
          <w:bCs/>
          <w:color w:val="B9AFA5"/>
          <w:sz w:val="44"/>
          <w:szCs w:val="44"/>
        </w:rPr>
        <w:t>1</w:t>
      </w:r>
      <w:r>
        <w:rPr>
          <w:rFonts w:cs="Arial"/>
          <w:b/>
          <w:bCs/>
          <w:color w:val="B9AFA5"/>
          <w:sz w:val="44"/>
          <w:szCs w:val="44"/>
        </w:rPr>
        <w:t>º</w:t>
      </w:r>
      <w:r w:rsidRPr="001476FC">
        <w:rPr>
          <w:rFonts w:cs="Arial"/>
          <w:b/>
          <w:bCs/>
          <w:color w:val="B9AFA5"/>
          <w:sz w:val="44"/>
          <w:szCs w:val="44"/>
        </w:rPr>
        <w:t xml:space="preserve"> – Cuatrimestre</w:t>
      </w:r>
      <w:r>
        <w:rPr>
          <w:rFonts w:cs="Arial"/>
          <w:b/>
          <w:bCs/>
          <w:color w:val="B9AFA5"/>
          <w:sz w:val="44"/>
          <w:szCs w:val="44"/>
        </w:rPr>
        <w:t xml:space="preserve"> 2º</w:t>
      </w:r>
    </w:p>
    <w:p w:rsidR="0098761A" w:rsidRDefault="0098761A" w:rsidP="00CC0D2F">
      <w:pPr>
        <w:spacing w:before="0" w:after="0"/>
        <w:rPr>
          <w:b/>
          <w:sz w:val="32"/>
          <w:szCs w:val="32"/>
        </w:rPr>
      </w:pPr>
    </w:p>
    <w:p w:rsidR="00CC0D2F" w:rsidRDefault="00CC0D2F" w:rsidP="00CC0D2F">
      <w:pPr>
        <w:spacing w:before="0" w:after="0"/>
        <w:rPr>
          <w:b/>
          <w:sz w:val="32"/>
          <w:szCs w:val="32"/>
        </w:rPr>
      </w:pPr>
    </w:p>
    <w:p w:rsidR="00CC0D2F" w:rsidRDefault="00CC0D2F" w:rsidP="00CC0D2F">
      <w:pPr>
        <w:spacing w:before="0" w:after="0"/>
        <w:rPr>
          <w:b/>
          <w:sz w:val="32"/>
          <w:szCs w:val="32"/>
        </w:rPr>
      </w:pPr>
    </w:p>
    <w:p w:rsidR="00CC0D2F" w:rsidRDefault="00CC0D2F" w:rsidP="00CC0D2F">
      <w:pPr>
        <w:spacing w:before="0" w:after="0"/>
        <w:rPr>
          <w:b/>
          <w:sz w:val="32"/>
          <w:szCs w:val="32"/>
        </w:rPr>
      </w:pPr>
    </w:p>
    <w:p w:rsidR="00CC0D2F" w:rsidRDefault="00CC0D2F" w:rsidP="00CC0D2F">
      <w:pPr>
        <w:spacing w:before="0" w:after="0"/>
        <w:rPr>
          <w:b/>
          <w:sz w:val="32"/>
          <w:szCs w:val="32"/>
        </w:rPr>
      </w:pPr>
    </w:p>
    <w:p w:rsidR="00CC0D2F" w:rsidRDefault="00CC0D2F" w:rsidP="00CC0D2F">
      <w:pPr>
        <w:spacing w:before="0" w:after="0"/>
        <w:rPr>
          <w:b/>
          <w:sz w:val="32"/>
          <w:szCs w:val="32"/>
        </w:rPr>
      </w:pPr>
    </w:p>
    <w:p w:rsidR="00CC0D2F" w:rsidRPr="00FE0430" w:rsidRDefault="00CC0D2F" w:rsidP="00CC0D2F">
      <w:pPr>
        <w:spacing w:before="0" w:after="0"/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912"/>
        <w:gridCol w:w="1073"/>
        <w:gridCol w:w="1075"/>
      </w:tblGrid>
      <w:tr w:rsidR="0098761A" w:rsidRPr="00482220" w:rsidTr="00C217D8">
        <w:tc>
          <w:tcPr>
            <w:tcW w:w="6912" w:type="dxa"/>
            <w:shd w:val="clear" w:color="auto" w:fill="D9D9D9"/>
          </w:tcPr>
          <w:p w:rsidR="0098761A" w:rsidRPr="00482220" w:rsidRDefault="0098761A" w:rsidP="00CC0D2F">
            <w:pPr>
              <w:spacing w:before="0" w:after="0"/>
              <w:rPr>
                <w:rFonts w:cs="Arial"/>
                <w:b/>
              </w:rPr>
            </w:pPr>
            <w:r w:rsidRPr="00482220">
              <w:rPr>
                <w:rFonts w:cs="Arial"/>
                <w:b/>
              </w:rPr>
              <w:t>Alumno(s)</w:t>
            </w:r>
          </w:p>
        </w:tc>
        <w:tc>
          <w:tcPr>
            <w:tcW w:w="1073" w:type="dxa"/>
            <w:shd w:val="clear" w:color="auto" w:fill="D9D9D9"/>
          </w:tcPr>
          <w:p w:rsidR="0098761A" w:rsidRPr="00482220" w:rsidRDefault="0098761A" w:rsidP="00CC0D2F">
            <w:pPr>
              <w:spacing w:before="0" w:after="0"/>
              <w:rPr>
                <w:rFonts w:cs="Arial"/>
                <w:b/>
              </w:rPr>
            </w:pPr>
            <w:r w:rsidRPr="00482220">
              <w:rPr>
                <w:rFonts w:cs="Arial"/>
                <w:b/>
              </w:rPr>
              <w:t>Grupo</w:t>
            </w:r>
          </w:p>
        </w:tc>
        <w:tc>
          <w:tcPr>
            <w:tcW w:w="1075" w:type="dxa"/>
            <w:shd w:val="clear" w:color="auto" w:fill="D9D9D9"/>
          </w:tcPr>
          <w:p w:rsidR="0098761A" w:rsidRPr="00482220" w:rsidRDefault="0098761A" w:rsidP="00CC0D2F">
            <w:pPr>
              <w:spacing w:before="0" w:after="0"/>
              <w:rPr>
                <w:rFonts w:cs="Arial"/>
                <w:b/>
              </w:rPr>
            </w:pPr>
            <w:r w:rsidRPr="00482220">
              <w:rPr>
                <w:rFonts w:cs="Arial"/>
                <w:b/>
              </w:rPr>
              <w:t>Puesto</w:t>
            </w:r>
          </w:p>
        </w:tc>
      </w:tr>
      <w:tr w:rsidR="0098761A" w:rsidRPr="00482220" w:rsidTr="00C217D8">
        <w:tc>
          <w:tcPr>
            <w:tcW w:w="6912" w:type="dxa"/>
            <w:shd w:val="clear" w:color="auto" w:fill="auto"/>
          </w:tcPr>
          <w:p w:rsidR="0098761A" w:rsidRPr="00482220" w:rsidRDefault="00731C31" w:rsidP="00CC0D2F">
            <w:pPr>
              <w:spacing w:before="0" w:after="0"/>
              <w:rPr>
                <w:b/>
                <w:sz w:val="32"/>
                <w:szCs w:val="32"/>
              </w:rPr>
            </w:pPr>
            <w:ins w:id="4" w:author="Aitor" w:date="2020-04-02T16:41:00Z">
              <w:r>
                <w:rPr>
                  <w:b/>
                  <w:sz w:val="32"/>
                  <w:szCs w:val="32"/>
                </w:rPr>
                <w:t>Aitor ingelmo Martin</w:t>
              </w:r>
            </w:ins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:rsidR="0098761A" w:rsidRPr="00482220" w:rsidRDefault="00731C31" w:rsidP="00CC0D2F">
            <w:pPr>
              <w:spacing w:before="0" w:after="0"/>
              <w:jc w:val="center"/>
              <w:rPr>
                <w:b/>
                <w:sz w:val="32"/>
                <w:szCs w:val="32"/>
              </w:rPr>
            </w:pPr>
            <w:ins w:id="5" w:author="Aitor" w:date="2020-04-02T16:41:00Z">
              <w:r>
                <w:rPr>
                  <w:b/>
                  <w:sz w:val="32"/>
                  <w:szCs w:val="32"/>
                </w:rPr>
                <w:t>2ºA</w:t>
              </w:r>
            </w:ins>
          </w:p>
        </w:tc>
        <w:tc>
          <w:tcPr>
            <w:tcW w:w="1075" w:type="dxa"/>
            <w:vMerge w:val="restart"/>
            <w:shd w:val="clear" w:color="auto" w:fill="auto"/>
            <w:vAlign w:val="center"/>
          </w:tcPr>
          <w:p w:rsidR="0098761A" w:rsidRPr="00482220" w:rsidRDefault="0098761A" w:rsidP="00CC0D2F">
            <w:pPr>
              <w:spacing w:before="0" w:after="0"/>
              <w:jc w:val="center"/>
              <w:rPr>
                <w:b/>
                <w:sz w:val="32"/>
                <w:szCs w:val="32"/>
              </w:rPr>
            </w:pPr>
          </w:p>
        </w:tc>
      </w:tr>
      <w:tr w:rsidR="0098761A" w:rsidRPr="00482220" w:rsidTr="00C217D8">
        <w:tc>
          <w:tcPr>
            <w:tcW w:w="6912" w:type="dxa"/>
            <w:shd w:val="clear" w:color="auto" w:fill="auto"/>
          </w:tcPr>
          <w:p w:rsidR="0098761A" w:rsidRPr="00482220" w:rsidRDefault="0098761A" w:rsidP="00CC0D2F">
            <w:pPr>
              <w:spacing w:before="0" w:after="0"/>
              <w:rPr>
                <w:b/>
                <w:sz w:val="32"/>
                <w:szCs w:val="32"/>
              </w:rPr>
            </w:pPr>
          </w:p>
        </w:tc>
        <w:tc>
          <w:tcPr>
            <w:tcW w:w="1073" w:type="dxa"/>
            <w:vMerge/>
            <w:shd w:val="clear" w:color="auto" w:fill="auto"/>
          </w:tcPr>
          <w:p w:rsidR="0098761A" w:rsidRPr="00482220" w:rsidRDefault="0098761A" w:rsidP="00CC0D2F">
            <w:pPr>
              <w:spacing w:before="0" w:after="0"/>
              <w:rPr>
                <w:b/>
                <w:sz w:val="32"/>
                <w:szCs w:val="32"/>
              </w:rPr>
            </w:pPr>
          </w:p>
        </w:tc>
        <w:tc>
          <w:tcPr>
            <w:tcW w:w="1075" w:type="dxa"/>
            <w:vMerge/>
            <w:shd w:val="clear" w:color="auto" w:fill="auto"/>
          </w:tcPr>
          <w:p w:rsidR="0098761A" w:rsidRPr="00482220" w:rsidRDefault="0098761A" w:rsidP="00CC0D2F">
            <w:pPr>
              <w:spacing w:before="0" w:after="0"/>
              <w:rPr>
                <w:b/>
                <w:sz w:val="32"/>
                <w:szCs w:val="32"/>
              </w:rPr>
            </w:pPr>
          </w:p>
        </w:tc>
      </w:tr>
    </w:tbl>
    <w:p w:rsidR="0098761A" w:rsidRPr="00743B23" w:rsidRDefault="00C217D8" w:rsidP="00C217D8">
      <w:pPr>
        <w:spacing w:before="0" w:after="0"/>
        <w:jc w:val="left"/>
        <w:rPr>
          <w:rFonts w:asciiTheme="majorHAnsi" w:hAnsiTheme="majorHAnsi"/>
        </w:rPr>
      </w:pPr>
      <w:r>
        <w:rPr>
          <w:rFonts w:ascii="inherit" w:hAnsi="inherit" w:cs="Arial"/>
          <w:b/>
          <w:bCs/>
          <w:color w:val="000000"/>
          <w:sz w:val="32"/>
          <w:szCs w:val="32"/>
          <w:bdr w:val="none" w:sz="0" w:space="0" w:color="auto" w:frame="1"/>
          <w:shd w:val="clear" w:color="auto" w:fill="FFFFFF"/>
        </w:rPr>
        <w:t>En este documento se incluyen sólo las cuestiones que los alumnos deberán completar. En algunas de las cuestiones se podrá cortar y pegar capturas de pantalla de las simulaciones. Este documento se deberá subir a la </w:t>
      </w:r>
      <w:r>
        <w:rPr>
          <w:rFonts w:ascii="inherit" w:hAnsi="inherit" w:cs="Arial"/>
          <w:b/>
          <w:bCs/>
          <w:i/>
          <w:iCs/>
          <w:color w:val="000000"/>
          <w:sz w:val="32"/>
          <w:szCs w:val="32"/>
          <w:bdr w:val="none" w:sz="0" w:space="0" w:color="auto" w:frame="1"/>
          <w:shd w:val="clear" w:color="auto" w:fill="FFFFFF"/>
        </w:rPr>
        <w:t>blackboard.</w:t>
      </w:r>
    </w:p>
    <w:p w:rsidR="00980668" w:rsidRDefault="00980668">
      <w:pPr>
        <w:spacing w:before="0" w:after="0"/>
        <w:jc w:val="left"/>
      </w:pPr>
      <w:r>
        <w:br w:type="page"/>
      </w:r>
    </w:p>
    <w:p w:rsidR="00FE7FF1" w:rsidRDefault="00FE7FF1" w:rsidP="00C217D8">
      <w:pPr>
        <w:keepNext/>
        <w:rPr>
          <w:rFonts w:asciiTheme="majorHAnsi" w:hAnsiTheme="majorHAnsi"/>
        </w:rPr>
      </w:pPr>
    </w:p>
    <w:p w:rsidR="00FE7FF1" w:rsidRDefault="00FE7FF1" w:rsidP="00CC0D2F">
      <w:pPr>
        <w:spacing w:before="0" w:after="0"/>
        <w:rPr>
          <w:rFonts w:asciiTheme="majorHAnsi" w:hAnsiTheme="majorHAnsi"/>
        </w:rPr>
      </w:pPr>
    </w:p>
    <w:p w:rsidR="0098761A" w:rsidRPr="001C6C5D" w:rsidRDefault="0098761A" w:rsidP="00CC0D2F">
      <w:pPr>
        <w:spacing w:before="0" w:after="0"/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8862DA" w:rsidTr="008862DA">
        <w:tc>
          <w:tcPr>
            <w:tcW w:w="9060" w:type="dxa"/>
          </w:tcPr>
          <w:p w:rsidR="008862DA" w:rsidRDefault="008862DA" w:rsidP="00A00772">
            <w:pPr>
              <w:keepNext/>
              <w:spacing w:before="0" w:after="0"/>
              <w:rPr>
                <w:rFonts w:asciiTheme="majorHAnsi" w:hAnsiTheme="majorHAnsi"/>
                <w:b/>
                <w:i/>
              </w:rPr>
            </w:pPr>
            <w:r w:rsidRPr="00743B23">
              <w:rPr>
                <w:rFonts w:asciiTheme="majorHAnsi" w:hAnsiTheme="majorHAnsi"/>
                <w:b/>
                <w:i/>
              </w:rPr>
              <w:t xml:space="preserve">Cuestión </w:t>
            </w:r>
            <w:r>
              <w:rPr>
                <w:rFonts w:asciiTheme="majorHAnsi" w:hAnsiTheme="majorHAnsi"/>
                <w:b/>
                <w:i/>
              </w:rPr>
              <w:t>3</w:t>
            </w:r>
            <w:r w:rsidRPr="00743B23">
              <w:rPr>
                <w:rFonts w:asciiTheme="majorHAnsi" w:hAnsiTheme="majorHAnsi"/>
                <w:b/>
                <w:i/>
              </w:rPr>
              <w:t xml:space="preserve">. </w:t>
            </w:r>
            <w:r w:rsidR="0034280D">
              <w:rPr>
                <w:rFonts w:asciiTheme="majorHAnsi" w:hAnsiTheme="majorHAnsi"/>
                <w:i/>
              </w:rPr>
              <w:t>Crea un fichero nuevo para introducir el código del</w:t>
            </w:r>
            <w:fldSimple w:instr=" REF _Ref26601442 \h  \* MERGEFORMAT ">
              <w:r w:rsidR="0034280D" w:rsidRPr="0034280D">
                <w:rPr>
                  <w:rFonts w:asciiTheme="majorHAnsi" w:hAnsiTheme="majorHAnsi"/>
                  <w:i/>
                </w:rPr>
                <w:t xml:space="preserve">Listado </w:t>
              </w:r>
              <w:r w:rsidR="0034280D" w:rsidRPr="0034280D">
                <w:rPr>
                  <w:rFonts w:asciiTheme="majorHAnsi" w:hAnsiTheme="majorHAnsi"/>
                  <w:i/>
                  <w:noProof/>
                </w:rPr>
                <w:t>1</w:t>
              </w:r>
            </w:fldSimple>
            <w:r w:rsidR="0034280D">
              <w:rPr>
                <w:rFonts w:asciiTheme="majorHAnsi" w:hAnsiTheme="majorHAnsi"/>
                <w:i/>
              </w:rPr>
              <w:t>. Almacena el fichero con</w:t>
            </w:r>
            <w:r w:rsidR="00342CC8">
              <w:rPr>
                <w:rFonts w:asciiTheme="majorHAnsi" w:hAnsiTheme="majorHAnsi"/>
                <w:i/>
              </w:rPr>
              <w:t xml:space="preserve"> el</w:t>
            </w:r>
            <w:r w:rsidR="0034280D">
              <w:rPr>
                <w:rFonts w:asciiTheme="majorHAnsi" w:hAnsiTheme="majorHAnsi"/>
                <w:i/>
              </w:rPr>
              <w:t xml:space="preserve"> nombre </w:t>
            </w:r>
            <w:r w:rsidR="0034280D" w:rsidRPr="00D4253A">
              <w:rPr>
                <w:rFonts w:asciiTheme="majorHAnsi" w:hAnsiTheme="majorHAnsi"/>
                <w:b/>
                <w:i/>
              </w:rPr>
              <w:t>mux4bit2to1.vhd</w:t>
            </w:r>
            <w:r w:rsidR="0034280D">
              <w:rPr>
                <w:rFonts w:asciiTheme="majorHAnsi" w:hAnsiTheme="majorHAnsi"/>
                <w:i/>
              </w:rPr>
              <w:t xml:space="preserve">. </w:t>
            </w:r>
            <w:r>
              <w:rPr>
                <w:rFonts w:asciiTheme="majorHAnsi" w:hAnsiTheme="majorHAnsi"/>
                <w:i/>
              </w:rPr>
              <w:t>Utilizando la opción de UniversityProgram VWF (Vector Waveform File), simula el código VHDL del multiplexor y completa el diagrama de formas de onda de l</w:t>
            </w:r>
            <w:r w:rsidRPr="00202535">
              <w:rPr>
                <w:rFonts w:asciiTheme="majorHAnsi" w:hAnsiTheme="majorHAnsi"/>
                <w:i/>
              </w:rPr>
              <w:t xml:space="preserve">a </w:t>
            </w:r>
            <w:fldSimple w:instr=" REF _Ref26601811 \h  \* MERGEFORMAT ">
              <w:r w:rsidR="00202535" w:rsidRPr="00FF107F">
                <w:rPr>
                  <w:rFonts w:asciiTheme="majorHAnsi" w:hAnsiTheme="majorHAnsi"/>
                  <w:i/>
                </w:rPr>
                <w:t xml:space="preserve">Figura </w:t>
              </w:r>
              <w:r w:rsidR="00202535" w:rsidRPr="00FF107F">
                <w:rPr>
                  <w:rFonts w:asciiTheme="majorHAnsi" w:hAnsiTheme="majorHAnsi"/>
                  <w:i/>
                  <w:noProof/>
                </w:rPr>
                <w:t>4</w:t>
              </w:r>
            </w:fldSimple>
            <w:r w:rsidRPr="00FF107F">
              <w:rPr>
                <w:rFonts w:asciiTheme="majorHAnsi" w:hAnsiTheme="majorHAnsi"/>
                <w:i/>
              </w:rPr>
              <w:t xml:space="preserve"> e</w:t>
            </w:r>
            <w:r w:rsidRPr="00202535">
              <w:rPr>
                <w:rFonts w:asciiTheme="majorHAnsi" w:hAnsiTheme="majorHAnsi"/>
                <w:i/>
              </w:rPr>
              <w:t xml:space="preserve">n la que </w:t>
            </w:r>
            <w:r w:rsidR="00A00772">
              <w:rPr>
                <w:rFonts w:asciiTheme="majorHAnsi" w:hAnsiTheme="majorHAnsi"/>
                <w:i/>
              </w:rPr>
              <w:t>se tendrá</w:t>
            </w:r>
            <w:r>
              <w:rPr>
                <w:rFonts w:asciiTheme="majorHAnsi" w:hAnsiTheme="majorHAnsi"/>
                <w:i/>
              </w:rPr>
              <w:t xml:space="preserve"> que definir el valor adecuado para las entradas </w:t>
            </w:r>
            <w:r w:rsidRPr="00A00772">
              <w:rPr>
                <w:rFonts w:asciiTheme="majorHAnsi" w:hAnsiTheme="majorHAnsi"/>
                <w:b/>
                <w:i/>
              </w:rPr>
              <w:t>EN</w:t>
            </w:r>
            <w:r>
              <w:rPr>
                <w:rFonts w:asciiTheme="majorHAnsi" w:hAnsiTheme="majorHAnsi"/>
                <w:i/>
              </w:rPr>
              <w:t xml:space="preserve"> y </w:t>
            </w:r>
            <w:r w:rsidRPr="00A00772">
              <w:rPr>
                <w:rFonts w:asciiTheme="majorHAnsi" w:hAnsiTheme="majorHAnsi"/>
                <w:b/>
                <w:i/>
              </w:rPr>
              <w:t>SEL</w:t>
            </w:r>
            <w:r>
              <w:rPr>
                <w:rFonts w:asciiTheme="majorHAnsi" w:hAnsiTheme="majorHAnsi"/>
                <w:i/>
              </w:rPr>
              <w:t xml:space="preserve"> para comprobar que el multiplexor funciona correctamente, es decir, que cumple la tabla de verdad anterior</w:t>
            </w:r>
            <w:r w:rsidR="0091042E" w:rsidRPr="0091042E">
              <w:rPr>
                <w:rFonts w:asciiTheme="majorHAnsi" w:hAnsiTheme="majorHAnsi"/>
                <w:i/>
              </w:rPr>
              <w:t>(</w:t>
            </w:r>
            <w:fldSimple w:instr=" REF _Ref26601688 \h  \* MERGEFORMAT ">
              <w:r w:rsidR="0091042E" w:rsidRPr="0091042E">
                <w:rPr>
                  <w:rFonts w:asciiTheme="majorHAnsi" w:hAnsiTheme="majorHAnsi"/>
                  <w:i/>
                </w:rPr>
                <w:t xml:space="preserve">Tabla </w:t>
              </w:r>
              <w:r w:rsidR="0091042E" w:rsidRPr="0091042E">
                <w:rPr>
                  <w:rFonts w:asciiTheme="majorHAnsi" w:hAnsiTheme="majorHAnsi"/>
                  <w:i/>
                  <w:noProof/>
                </w:rPr>
                <w:t>1</w:t>
              </w:r>
            </w:fldSimple>
            <w:r w:rsidR="0091042E" w:rsidRPr="0091042E">
              <w:rPr>
                <w:rFonts w:asciiTheme="majorHAnsi" w:hAnsiTheme="majorHAnsi"/>
                <w:i/>
              </w:rPr>
              <w:t>)</w:t>
            </w:r>
            <w:r>
              <w:rPr>
                <w:rFonts w:asciiTheme="majorHAnsi" w:hAnsiTheme="majorHAnsi"/>
                <w:i/>
              </w:rPr>
              <w:t xml:space="preserve">. </w:t>
            </w:r>
            <w:r w:rsidR="00A00772">
              <w:rPr>
                <w:rFonts w:asciiTheme="majorHAnsi" w:hAnsiTheme="majorHAnsi"/>
                <w:i/>
              </w:rPr>
              <w:t xml:space="preserve">La salida a completar será </w:t>
            </w:r>
            <w:r w:rsidR="00A00772" w:rsidRPr="00A00772">
              <w:rPr>
                <w:rFonts w:asciiTheme="majorHAnsi" w:hAnsiTheme="majorHAnsi"/>
                <w:b/>
                <w:i/>
              </w:rPr>
              <w:t>MUX_OUT</w:t>
            </w:r>
            <w:r w:rsidR="00A00772">
              <w:rPr>
                <w:rFonts w:asciiTheme="majorHAnsi" w:hAnsiTheme="majorHAnsi"/>
                <w:i/>
              </w:rPr>
              <w:t xml:space="preserve">. </w:t>
            </w:r>
            <w:r>
              <w:rPr>
                <w:rFonts w:asciiTheme="majorHAnsi" w:hAnsiTheme="majorHAnsi"/>
                <w:i/>
              </w:rPr>
              <w:t xml:space="preserve">Almacena el fichero </w:t>
            </w:r>
            <w:r w:rsidRPr="00FF107F">
              <w:rPr>
                <w:rFonts w:asciiTheme="majorHAnsi" w:hAnsiTheme="majorHAnsi"/>
                <w:b/>
                <w:i/>
              </w:rPr>
              <w:t>vwf</w:t>
            </w:r>
            <w:r>
              <w:rPr>
                <w:rFonts w:asciiTheme="majorHAnsi" w:hAnsiTheme="majorHAnsi"/>
                <w:i/>
              </w:rPr>
              <w:t xml:space="preserve"> con el nombre </w:t>
            </w:r>
            <w:r w:rsidRPr="0080319E">
              <w:rPr>
                <w:rFonts w:asciiTheme="majorHAnsi" w:hAnsiTheme="majorHAnsi"/>
                <w:b/>
                <w:i/>
              </w:rPr>
              <w:t>mux4bit2to1.vwf</w:t>
            </w:r>
            <w:r>
              <w:rPr>
                <w:rFonts w:asciiTheme="majorHAnsi" w:hAnsiTheme="majorHAnsi"/>
                <w:i/>
              </w:rPr>
              <w:t>. Realiza solamente la simulación funcional.</w:t>
            </w:r>
          </w:p>
        </w:tc>
      </w:tr>
    </w:tbl>
    <w:p w:rsidR="008862DA" w:rsidRDefault="008862DA" w:rsidP="00A00E7F">
      <w:pPr>
        <w:keepNext/>
        <w:spacing w:before="0" w:after="0"/>
        <w:rPr>
          <w:rFonts w:asciiTheme="majorHAnsi" w:hAnsiTheme="majorHAnsi"/>
          <w:b/>
          <w:i/>
        </w:rPr>
      </w:pPr>
    </w:p>
    <w:p w:rsidR="00202535" w:rsidRDefault="00202535" w:rsidP="00202535">
      <w:pPr>
        <w:pStyle w:val="PrEDNormal"/>
        <w:keepNext/>
        <w:tabs>
          <w:tab w:val="center" w:pos="4422"/>
        </w:tabs>
      </w:pPr>
    </w:p>
    <w:p w:rsidR="00980668" w:rsidRDefault="00980668" w:rsidP="00202535">
      <w:pPr>
        <w:pStyle w:val="PrEDNormal"/>
        <w:keepNext/>
        <w:tabs>
          <w:tab w:val="center" w:pos="4422"/>
        </w:tabs>
      </w:pPr>
    </w:p>
    <w:p w:rsidR="00980668" w:rsidRDefault="00731C31" w:rsidP="00202535">
      <w:pPr>
        <w:pStyle w:val="PrEDNormal"/>
        <w:keepNext/>
        <w:tabs>
          <w:tab w:val="center" w:pos="4422"/>
        </w:tabs>
      </w:pPr>
      <w:ins w:id="6" w:author="Aitor" w:date="2020-04-02T16:13:00Z">
        <w:r>
          <w:rPr>
            <w:noProof/>
          </w:rPr>
          <w:drawing>
            <wp:inline distT="0" distB="0" distL="0" distR="0">
              <wp:extent cx="6497955" cy="1635247"/>
              <wp:effectExtent l="19050" t="0" r="0" b="0"/>
              <wp:docPr id="2" name="Imagen 2" descr="C:\Users\Aitor\Desktop\Quartus\FOTOS\Cuestion3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Aitor\Desktop\Quartus\FOTOS\Cuestion3.jpg"/>
                      <pic:cNvPicPr>
                        <a:picLocks noChangeAspect="1" noChangeArrowheads="1"/>
                      </pic:cNvPicPr>
                    </pic:nvPicPr>
                    <pic:blipFill>
                      <a:blip r:embed="rId8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97581" cy="1635153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80668" w:rsidRDefault="00980668" w:rsidP="00202535">
      <w:pPr>
        <w:pStyle w:val="PrEDNormal"/>
        <w:keepNext/>
        <w:tabs>
          <w:tab w:val="center" w:pos="4422"/>
        </w:tabs>
      </w:pPr>
    </w:p>
    <w:p w:rsidR="008B2A89" w:rsidRPr="00CD003E" w:rsidRDefault="00202535" w:rsidP="00202535">
      <w:pPr>
        <w:pStyle w:val="Epgrafe"/>
        <w:jc w:val="center"/>
      </w:pPr>
      <w:bookmarkStart w:id="7" w:name="_Ref26601811"/>
      <w:r>
        <w:t xml:space="preserve">Figura </w:t>
      </w:r>
      <w:r w:rsidR="001A600E">
        <w:fldChar w:fldCharType="begin"/>
      </w:r>
      <w:r w:rsidR="00AB618F">
        <w:instrText xml:space="preserve"> SEQ Figura \* ARABIC </w:instrText>
      </w:r>
      <w:r w:rsidR="001A600E">
        <w:fldChar w:fldCharType="separate"/>
      </w:r>
      <w:r w:rsidR="000E2172">
        <w:rPr>
          <w:noProof/>
        </w:rPr>
        <w:t>4</w:t>
      </w:r>
      <w:r w:rsidR="001A600E">
        <w:rPr>
          <w:noProof/>
        </w:rPr>
        <w:fldChar w:fldCharType="end"/>
      </w:r>
      <w:bookmarkEnd w:id="7"/>
      <w:r>
        <w:t xml:space="preserve">.- </w:t>
      </w:r>
      <w:r w:rsidR="00CD003E" w:rsidRPr="00CD003E">
        <w:t>Diagrama de formas de ondas para la simulación del multiplexor.</w:t>
      </w:r>
    </w:p>
    <w:p w:rsidR="008B2A89" w:rsidRDefault="008B2A89" w:rsidP="00CC0D2F">
      <w:pPr>
        <w:pStyle w:val="PrEDNormal"/>
        <w:tabs>
          <w:tab w:val="center" w:pos="4422"/>
        </w:tabs>
        <w:rPr>
          <w:rFonts w:asciiTheme="majorHAnsi" w:hAnsiTheme="majorHAnsi"/>
          <w:sz w:val="22"/>
        </w:rPr>
      </w:pPr>
    </w:p>
    <w:p w:rsidR="00995AAD" w:rsidRDefault="00995AAD">
      <w:pPr>
        <w:spacing w:before="0" w:after="0"/>
        <w:jc w:val="left"/>
        <w:rPr>
          <w:rFonts w:asciiTheme="majorHAnsi" w:hAnsiTheme="majorHAnsi"/>
          <w:b/>
          <w:i/>
        </w:rPr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D049EA" w:rsidTr="00D049EA">
        <w:tc>
          <w:tcPr>
            <w:tcW w:w="9060" w:type="dxa"/>
          </w:tcPr>
          <w:p w:rsidR="00D049EA" w:rsidRDefault="00D049EA" w:rsidP="003763EF">
            <w:pPr>
              <w:keepNext/>
              <w:spacing w:before="0" w:after="0"/>
              <w:rPr>
                <w:rFonts w:asciiTheme="majorHAnsi" w:hAnsiTheme="majorHAnsi"/>
                <w:b/>
                <w:i/>
              </w:rPr>
            </w:pPr>
            <w:r w:rsidRPr="00743B23">
              <w:rPr>
                <w:rFonts w:asciiTheme="majorHAnsi" w:hAnsiTheme="majorHAnsi"/>
                <w:b/>
                <w:i/>
              </w:rPr>
              <w:t xml:space="preserve">Cuestión </w:t>
            </w:r>
            <w:r>
              <w:rPr>
                <w:rFonts w:asciiTheme="majorHAnsi" w:hAnsiTheme="majorHAnsi"/>
                <w:b/>
                <w:i/>
              </w:rPr>
              <w:t>4</w:t>
            </w:r>
            <w:r w:rsidRPr="00743B23">
              <w:rPr>
                <w:rFonts w:asciiTheme="majorHAnsi" w:hAnsiTheme="majorHAnsi"/>
                <w:b/>
                <w:i/>
              </w:rPr>
              <w:t xml:space="preserve">. </w:t>
            </w:r>
            <w:r w:rsidR="00FF107F">
              <w:rPr>
                <w:rFonts w:asciiTheme="majorHAnsi" w:hAnsiTheme="majorHAnsi"/>
                <w:i/>
              </w:rPr>
              <w:t>Crea un</w:t>
            </w:r>
            <w:r w:rsidR="003763EF">
              <w:rPr>
                <w:rFonts w:asciiTheme="majorHAnsi" w:hAnsiTheme="majorHAnsi"/>
                <w:i/>
              </w:rPr>
              <w:t xml:space="preserve"> nuevo</w:t>
            </w:r>
            <w:r w:rsidR="00FF107F">
              <w:rPr>
                <w:rFonts w:asciiTheme="majorHAnsi" w:hAnsiTheme="majorHAnsi"/>
                <w:i/>
              </w:rPr>
              <w:t xml:space="preserve"> fichero para introducir el código del</w:t>
            </w:r>
            <w:fldSimple w:instr=" REF _Ref26602773 \h  \* MERGEFORMAT ">
              <w:r w:rsidR="00FF107F" w:rsidRPr="00FF107F">
                <w:rPr>
                  <w:rFonts w:asciiTheme="majorHAnsi" w:hAnsiTheme="majorHAnsi"/>
                  <w:i/>
                </w:rPr>
                <w:t xml:space="preserve">Listado </w:t>
              </w:r>
              <w:r w:rsidR="00FF107F" w:rsidRPr="00FF107F">
                <w:rPr>
                  <w:rFonts w:asciiTheme="majorHAnsi" w:hAnsiTheme="majorHAnsi"/>
                  <w:i/>
                  <w:noProof/>
                </w:rPr>
                <w:t>2</w:t>
              </w:r>
            </w:fldSimple>
            <w:r w:rsidR="00FF107F">
              <w:rPr>
                <w:rFonts w:asciiTheme="majorHAnsi" w:hAnsiTheme="majorHAnsi"/>
                <w:i/>
              </w:rPr>
              <w:t xml:space="preserve">. Almacena el fichero con nombre </w:t>
            </w:r>
            <w:r w:rsidR="00FF107F" w:rsidRPr="00FF107F">
              <w:rPr>
                <w:rFonts w:asciiTheme="majorHAnsi" w:hAnsiTheme="majorHAnsi"/>
                <w:b/>
                <w:i/>
              </w:rPr>
              <w:t>comp_gt</w:t>
            </w:r>
            <w:r w:rsidR="00FF107F" w:rsidRPr="00D4253A">
              <w:rPr>
                <w:rFonts w:asciiTheme="majorHAnsi" w:hAnsiTheme="majorHAnsi"/>
                <w:b/>
                <w:i/>
              </w:rPr>
              <w:t>.vhd</w:t>
            </w:r>
            <w:r w:rsidR="00FF107F">
              <w:rPr>
                <w:rFonts w:asciiTheme="majorHAnsi" w:hAnsiTheme="majorHAnsi"/>
                <w:i/>
              </w:rPr>
              <w:t xml:space="preserve">. </w:t>
            </w:r>
            <w:r>
              <w:rPr>
                <w:rFonts w:asciiTheme="majorHAnsi" w:hAnsiTheme="majorHAnsi"/>
                <w:i/>
              </w:rPr>
              <w:t>Modifica el código del Listado 2 para que implemente la funcionalidad representada en la</w:t>
            </w:r>
            <w:fldSimple w:instr=" REF _Ref26603127 \h  \* MERGEFORMAT ">
              <w:r w:rsidR="00922818" w:rsidRPr="00032237">
                <w:rPr>
                  <w:rFonts w:asciiTheme="majorHAnsi" w:hAnsiTheme="majorHAnsi"/>
                  <w:i/>
                  <w:szCs w:val="22"/>
                </w:rPr>
                <w:t xml:space="preserve">Tabla </w:t>
              </w:r>
              <w:r w:rsidR="00922818" w:rsidRPr="00032237">
                <w:rPr>
                  <w:rFonts w:asciiTheme="majorHAnsi" w:hAnsiTheme="majorHAnsi"/>
                  <w:i/>
                  <w:noProof/>
                  <w:szCs w:val="22"/>
                </w:rPr>
                <w:t>2</w:t>
              </w:r>
            </w:fldSimple>
            <w:r w:rsidRPr="00922818">
              <w:rPr>
                <w:rFonts w:asciiTheme="majorHAnsi" w:hAnsiTheme="majorHAnsi"/>
                <w:i/>
              </w:rPr>
              <w:t>.</w:t>
            </w:r>
            <w:r>
              <w:rPr>
                <w:rFonts w:asciiTheme="majorHAnsi" w:hAnsiTheme="majorHAnsi"/>
                <w:i/>
              </w:rPr>
              <w:t xml:space="preserve"> Utilizando la opción de UniversityProgram VWF (Vector Waveform File), simula el código VHDL del comparador y completa el diagrama de formas de onda de la</w:t>
            </w:r>
            <w:fldSimple w:instr=" REF _Ref26603199 \h  \* MERGEFORMAT ">
              <w:r w:rsidR="00CA1E17" w:rsidRPr="00032237">
                <w:rPr>
                  <w:rFonts w:asciiTheme="majorHAnsi" w:hAnsiTheme="majorHAnsi"/>
                  <w:i/>
                </w:rPr>
                <w:t>Figura</w:t>
              </w:r>
              <w:r w:rsidR="00CA1E17" w:rsidRPr="00CA1E17">
                <w:rPr>
                  <w:rFonts w:asciiTheme="majorHAnsi" w:hAnsiTheme="majorHAnsi"/>
                  <w:noProof/>
                </w:rPr>
                <w:t>6</w:t>
              </w:r>
            </w:fldSimple>
            <w:r>
              <w:rPr>
                <w:rFonts w:asciiTheme="majorHAnsi" w:hAnsiTheme="majorHAnsi"/>
                <w:i/>
              </w:rPr>
              <w:t xml:space="preserve">. Almacena el fichero vwf con el nombre </w:t>
            </w:r>
            <w:r w:rsidRPr="00995AAD">
              <w:rPr>
                <w:rFonts w:asciiTheme="majorHAnsi" w:hAnsiTheme="majorHAnsi"/>
                <w:b/>
                <w:i/>
              </w:rPr>
              <w:t>comp_gt</w:t>
            </w:r>
            <w:r w:rsidRPr="0080319E">
              <w:rPr>
                <w:rFonts w:asciiTheme="majorHAnsi" w:hAnsiTheme="majorHAnsi"/>
                <w:b/>
                <w:i/>
              </w:rPr>
              <w:t>.vwf</w:t>
            </w:r>
            <w:r>
              <w:rPr>
                <w:rFonts w:asciiTheme="majorHAnsi" w:hAnsiTheme="majorHAnsi"/>
                <w:i/>
              </w:rPr>
              <w:t xml:space="preserve">. Realiza solamente la </w:t>
            </w:r>
            <w:r w:rsidRPr="00922818">
              <w:rPr>
                <w:rFonts w:asciiTheme="majorHAnsi" w:hAnsiTheme="majorHAnsi"/>
                <w:b/>
                <w:i/>
              </w:rPr>
              <w:t>simulación temporal</w:t>
            </w:r>
            <w:r>
              <w:rPr>
                <w:rFonts w:asciiTheme="majorHAnsi" w:hAnsiTheme="majorHAnsi"/>
                <w:i/>
              </w:rPr>
              <w:t xml:space="preserve">. </w:t>
            </w:r>
          </w:p>
        </w:tc>
      </w:tr>
    </w:tbl>
    <w:p w:rsidR="00CA1E17" w:rsidRDefault="00CA1E17" w:rsidP="00CA1E17">
      <w:pPr>
        <w:keepNext/>
        <w:spacing w:before="0" w:after="0"/>
        <w:jc w:val="left"/>
      </w:pPr>
    </w:p>
    <w:p w:rsidR="00980668" w:rsidRDefault="00731C31" w:rsidP="00CA1E17">
      <w:pPr>
        <w:keepNext/>
        <w:spacing w:before="0" w:after="0"/>
        <w:jc w:val="left"/>
      </w:pPr>
      <w:ins w:id="8" w:author="Aitor" w:date="2020-04-02T16:13:00Z">
        <w:r>
          <w:rPr>
            <w:noProof/>
          </w:rPr>
          <w:drawing>
            <wp:inline distT="0" distB="0" distL="0" distR="0">
              <wp:extent cx="6451691" cy="1495425"/>
              <wp:effectExtent l="19050" t="0" r="6259" b="0"/>
              <wp:docPr id="4" name="Imagen 3" descr="C:\Users\Aitor\Desktop\Quartus\FOTOS\cuestion4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Aitor\Desktop\Quartus\FOTOS\cuestion4.jpg"/>
                      <pic:cNvPicPr>
                        <a:picLocks noChangeAspect="1" noChangeArrowheads="1"/>
                      </pic:cNvPicPr>
                    </pic:nvPicPr>
                    <pic:blipFill>
                      <a:blip r:embed="rId1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51691" cy="14954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80668" w:rsidRDefault="00980668" w:rsidP="00CA1E17">
      <w:pPr>
        <w:keepNext/>
        <w:spacing w:before="0" w:after="0"/>
        <w:jc w:val="left"/>
      </w:pPr>
    </w:p>
    <w:p w:rsidR="00980668" w:rsidRDefault="00980668" w:rsidP="00CA1E17">
      <w:pPr>
        <w:keepNext/>
        <w:spacing w:before="0" w:after="0"/>
        <w:jc w:val="left"/>
      </w:pPr>
    </w:p>
    <w:p w:rsidR="00980668" w:rsidRDefault="00980668" w:rsidP="00CA1E17">
      <w:pPr>
        <w:keepNext/>
        <w:spacing w:before="0" w:after="0"/>
        <w:jc w:val="left"/>
      </w:pPr>
    </w:p>
    <w:p w:rsidR="00AE0316" w:rsidRPr="00CD003E" w:rsidRDefault="00CA1E17" w:rsidP="00CA1E17">
      <w:pPr>
        <w:pStyle w:val="Epgrafe"/>
        <w:jc w:val="center"/>
      </w:pPr>
      <w:bookmarkStart w:id="9" w:name="_Ref26603199"/>
      <w:r>
        <w:t xml:space="preserve">Figura </w:t>
      </w:r>
      <w:r w:rsidR="001A600E">
        <w:fldChar w:fldCharType="begin"/>
      </w:r>
      <w:r w:rsidR="00AB618F">
        <w:instrText xml:space="preserve"> SEQ Figura \* ARABIC </w:instrText>
      </w:r>
      <w:r w:rsidR="001A600E">
        <w:fldChar w:fldCharType="separate"/>
      </w:r>
      <w:r w:rsidR="000E2172">
        <w:rPr>
          <w:noProof/>
        </w:rPr>
        <w:t>6</w:t>
      </w:r>
      <w:r w:rsidR="001A600E">
        <w:rPr>
          <w:noProof/>
        </w:rPr>
        <w:fldChar w:fldCharType="end"/>
      </w:r>
      <w:bookmarkEnd w:id="9"/>
      <w:r>
        <w:t xml:space="preserve">.- </w:t>
      </w:r>
      <w:r w:rsidR="00AE0316" w:rsidRPr="00CD003E">
        <w:t>Diagrama de forma</w:t>
      </w:r>
      <w:r w:rsidR="00AE0316">
        <w:t>s</w:t>
      </w:r>
      <w:r w:rsidR="00AE0316" w:rsidRPr="00CD003E">
        <w:t xml:space="preserve"> de onda par</w:t>
      </w:r>
      <w:r w:rsidR="00AE0316">
        <w:t xml:space="preserve">a la simulación del comparador </w:t>
      </w:r>
      <w:r w:rsidR="00AE0316" w:rsidRPr="007D0D29">
        <w:rPr>
          <w:b/>
          <w:i/>
        </w:rPr>
        <w:t>comp_gt</w:t>
      </w:r>
      <w:r w:rsidR="007D0D29">
        <w:rPr>
          <w:b/>
          <w:i/>
        </w:rPr>
        <w:t>.</w:t>
      </w:r>
    </w:p>
    <w:tbl>
      <w:tblPr>
        <w:tblStyle w:val="Tablaconcuadrcula"/>
        <w:tblW w:w="0" w:type="auto"/>
        <w:tblLook w:val="04A0"/>
      </w:tblPr>
      <w:tblGrid>
        <w:gridCol w:w="9060"/>
      </w:tblGrid>
      <w:tr w:rsidR="00FD3393" w:rsidTr="00FD3393">
        <w:tc>
          <w:tcPr>
            <w:tcW w:w="9060" w:type="dxa"/>
          </w:tcPr>
          <w:p w:rsidR="00756347" w:rsidRDefault="00FD3393" w:rsidP="00DA5218">
            <w:pPr>
              <w:spacing w:before="0" w:after="0"/>
              <w:rPr>
                <w:rFonts w:asciiTheme="majorHAnsi" w:hAnsiTheme="majorHAnsi"/>
                <w:i/>
              </w:rPr>
            </w:pPr>
            <w:r w:rsidRPr="00231E1A">
              <w:rPr>
                <w:rFonts w:asciiTheme="majorHAnsi" w:hAnsiTheme="majorHAnsi"/>
                <w:b/>
                <w:i/>
              </w:rPr>
              <w:t xml:space="preserve">Cuestión </w:t>
            </w:r>
            <w:r w:rsidR="00231E1A" w:rsidRPr="00231E1A">
              <w:rPr>
                <w:rFonts w:asciiTheme="majorHAnsi" w:hAnsiTheme="majorHAnsi"/>
                <w:b/>
                <w:i/>
              </w:rPr>
              <w:t>5</w:t>
            </w:r>
            <w:r w:rsidRPr="00231E1A">
              <w:rPr>
                <w:rFonts w:asciiTheme="majorHAnsi" w:hAnsiTheme="majorHAnsi"/>
                <w:b/>
                <w:i/>
              </w:rPr>
              <w:t>.</w:t>
            </w:r>
            <w:r w:rsidRPr="000375AF">
              <w:rPr>
                <w:rFonts w:asciiTheme="majorHAnsi" w:hAnsiTheme="majorHAnsi"/>
                <w:i/>
              </w:rPr>
              <w:t>¿Cuál es el retardo máximo del</w:t>
            </w:r>
            <w:r w:rsidR="00756347">
              <w:rPr>
                <w:rFonts w:asciiTheme="majorHAnsi" w:hAnsiTheme="majorHAnsi"/>
                <w:i/>
              </w:rPr>
              <w:t xml:space="preserve"> comparador? </w:t>
            </w:r>
            <w:r w:rsidR="00925495">
              <w:rPr>
                <w:rFonts w:asciiTheme="majorHAnsi" w:hAnsiTheme="majorHAnsi"/>
                <w:i/>
              </w:rPr>
              <w:t xml:space="preserve">Razona </w:t>
            </w:r>
            <w:r w:rsidR="00756347">
              <w:rPr>
                <w:rFonts w:asciiTheme="majorHAnsi" w:hAnsiTheme="majorHAnsi"/>
                <w:i/>
              </w:rPr>
              <w:t>la respuesta</w:t>
            </w:r>
            <w:r w:rsidR="00CD5FC8">
              <w:rPr>
                <w:rFonts w:asciiTheme="majorHAnsi" w:hAnsiTheme="majorHAnsi"/>
                <w:i/>
              </w:rPr>
              <w:t xml:space="preserve"> haciendo </w:t>
            </w:r>
            <w:r w:rsidR="00925495">
              <w:rPr>
                <w:rFonts w:asciiTheme="majorHAnsi" w:hAnsiTheme="majorHAnsi"/>
                <w:i/>
              </w:rPr>
              <w:t>r</w:t>
            </w:r>
            <w:r w:rsidR="00CD5FC8">
              <w:rPr>
                <w:rFonts w:asciiTheme="majorHAnsi" w:hAnsiTheme="majorHAnsi"/>
                <w:i/>
              </w:rPr>
              <w:t>eferencia al diagrama de tiempos de l</w:t>
            </w:r>
            <w:r w:rsidR="00CD5FC8" w:rsidRPr="00CD5FC8">
              <w:rPr>
                <w:rFonts w:asciiTheme="majorHAnsi" w:hAnsiTheme="majorHAnsi"/>
                <w:i/>
              </w:rPr>
              <w:t xml:space="preserve">a </w:t>
            </w:r>
            <w:fldSimple w:instr=" REF _Ref26603199 \h  \* MERGEFORMAT ">
              <w:r w:rsidR="00CD5FC8" w:rsidRPr="00032237">
                <w:rPr>
                  <w:rFonts w:asciiTheme="majorHAnsi" w:hAnsiTheme="majorHAnsi"/>
                  <w:i/>
                </w:rPr>
                <w:t xml:space="preserve">Figura </w:t>
              </w:r>
              <w:r w:rsidR="00CD5FC8" w:rsidRPr="00032237">
                <w:rPr>
                  <w:rFonts w:asciiTheme="majorHAnsi" w:hAnsiTheme="majorHAnsi"/>
                  <w:i/>
                  <w:noProof/>
                </w:rPr>
                <w:t>6</w:t>
              </w:r>
            </w:fldSimple>
            <w:r w:rsidR="00756347" w:rsidRPr="00032237">
              <w:rPr>
                <w:rFonts w:asciiTheme="majorHAnsi" w:hAnsiTheme="majorHAnsi"/>
                <w:i/>
              </w:rPr>
              <w:t>.</w:t>
            </w:r>
          </w:p>
          <w:p w:rsidR="00756347" w:rsidRDefault="00756347" w:rsidP="00231E1A">
            <w:pPr>
              <w:spacing w:before="0" w:after="0"/>
              <w:jc w:val="left"/>
              <w:rPr>
                <w:rFonts w:asciiTheme="majorHAnsi" w:hAnsiTheme="majorHAnsi"/>
                <w:i/>
              </w:rPr>
            </w:pPr>
          </w:p>
          <w:p w:rsidR="00FF107F" w:rsidRDefault="00FF107F" w:rsidP="00231E1A">
            <w:pPr>
              <w:spacing w:before="0" w:after="0"/>
              <w:jc w:val="left"/>
              <w:rPr>
                <w:rFonts w:asciiTheme="majorHAnsi" w:hAnsiTheme="majorHAnsi"/>
                <w:i/>
              </w:rPr>
            </w:pPr>
          </w:p>
          <w:p w:rsidR="00756347" w:rsidRDefault="00756347" w:rsidP="00231E1A">
            <w:pPr>
              <w:spacing w:before="0" w:after="0"/>
              <w:jc w:val="left"/>
              <w:rPr>
                <w:rFonts w:asciiTheme="majorHAnsi" w:hAnsiTheme="majorHAnsi"/>
                <w:i/>
              </w:rPr>
            </w:pPr>
          </w:p>
          <w:p w:rsidR="00756347" w:rsidRDefault="00731C31" w:rsidP="00231E1A">
            <w:pPr>
              <w:spacing w:before="0" w:after="0"/>
              <w:jc w:val="left"/>
              <w:rPr>
                <w:rFonts w:asciiTheme="majorHAnsi" w:hAnsiTheme="majorHAnsi"/>
                <w:i/>
              </w:rPr>
            </w:pPr>
            <w:ins w:id="10" w:author="Aitor" w:date="2020-04-02T16:30:00Z">
              <w:r>
                <w:rPr>
                  <w:rFonts w:asciiTheme="majorHAnsi" w:hAnsiTheme="majorHAnsi"/>
                  <w:i/>
                </w:rPr>
                <w:t>En base al diagrama de tiempos, el comparador tarde 12.</w:t>
              </w:r>
            </w:ins>
            <w:ins w:id="11" w:author="Aitor" w:date="2020-04-02T16:31:00Z">
              <w:r>
                <w:rPr>
                  <w:rFonts w:asciiTheme="majorHAnsi" w:hAnsiTheme="majorHAnsi"/>
                  <w:i/>
                </w:rPr>
                <w:t>73 ns en procesar la señal de salida.</w:t>
              </w:r>
            </w:ins>
          </w:p>
          <w:p w:rsidR="00DA5218" w:rsidRDefault="00DA5218" w:rsidP="00231E1A">
            <w:pPr>
              <w:spacing w:before="0" w:after="0"/>
              <w:jc w:val="left"/>
              <w:rPr>
                <w:rFonts w:asciiTheme="majorHAnsi" w:hAnsiTheme="majorHAnsi"/>
                <w:i/>
              </w:rPr>
            </w:pPr>
          </w:p>
        </w:tc>
      </w:tr>
    </w:tbl>
    <w:p w:rsidR="003F04E0" w:rsidRDefault="003F04E0">
      <w:pPr>
        <w:spacing w:before="0" w:after="0"/>
        <w:jc w:val="left"/>
        <w:rPr>
          <w:rFonts w:asciiTheme="majorHAnsi" w:hAnsiTheme="majorHAnsi"/>
          <w:b/>
          <w:i/>
        </w:rPr>
      </w:pPr>
    </w:p>
    <w:p w:rsidR="00980668" w:rsidRDefault="00980668">
      <w:pPr>
        <w:spacing w:before="0" w:after="0"/>
        <w:jc w:val="left"/>
        <w:rPr>
          <w:rFonts w:asciiTheme="majorHAnsi" w:hAnsiTheme="majorHAnsi"/>
          <w:b/>
          <w:i/>
        </w:rPr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D31762" w:rsidTr="00D31762">
        <w:tc>
          <w:tcPr>
            <w:tcW w:w="9060" w:type="dxa"/>
          </w:tcPr>
          <w:p w:rsidR="00D31762" w:rsidRPr="00BC4C0A" w:rsidRDefault="00D31762" w:rsidP="00957B64">
            <w:pPr>
              <w:spacing w:before="0" w:after="0"/>
              <w:rPr>
                <w:rFonts w:asciiTheme="majorHAnsi" w:hAnsiTheme="majorHAnsi"/>
                <w:i/>
              </w:rPr>
            </w:pPr>
            <w:r w:rsidRPr="00743B23">
              <w:rPr>
                <w:rFonts w:asciiTheme="majorHAnsi" w:hAnsiTheme="majorHAnsi"/>
                <w:b/>
                <w:i/>
              </w:rPr>
              <w:t xml:space="preserve">Cuestión </w:t>
            </w:r>
            <w:r>
              <w:rPr>
                <w:rFonts w:asciiTheme="majorHAnsi" w:hAnsiTheme="majorHAnsi"/>
                <w:b/>
                <w:i/>
              </w:rPr>
              <w:t>6</w:t>
            </w:r>
            <w:r w:rsidRPr="00743B23">
              <w:rPr>
                <w:rFonts w:asciiTheme="majorHAnsi" w:hAnsiTheme="majorHAnsi"/>
                <w:b/>
                <w:i/>
              </w:rPr>
              <w:t xml:space="preserve">. </w:t>
            </w:r>
            <w:r>
              <w:rPr>
                <w:rFonts w:asciiTheme="majorHAnsi" w:hAnsiTheme="majorHAnsi"/>
                <w:i/>
              </w:rPr>
              <w:t xml:space="preserve">Crea el esquema de </w:t>
            </w:r>
            <w:r w:rsidRPr="00D31762">
              <w:rPr>
                <w:rFonts w:asciiTheme="majorHAnsi" w:hAnsiTheme="majorHAnsi"/>
                <w:i/>
              </w:rPr>
              <w:t xml:space="preserve">la </w:t>
            </w:r>
            <w:fldSimple w:instr=" REF _Ref26602569 \h  \* MERGEFORMAT ">
              <w:r w:rsidRPr="00D31762">
                <w:rPr>
                  <w:rFonts w:asciiTheme="majorHAnsi" w:hAnsiTheme="majorHAnsi"/>
                  <w:i/>
                </w:rPr>
                <w:t xml:space="preserve">Figura </w:t>
              </w:r>
              <w:r w:rsidRPr="00D31762">
                <w:rPr>
                  <w:rFonts w:asciiTheme="majorHAnsi" w:hAnsiTheme="majorHAnsi"/>
                  <w:i/>
                  <w:noProof/>
                </w:rPr>
                <w:t>5</w:t>
              </w:r>
            </w:fldSimple>
            <w:r>
              <w:rPr>
                <w:rFonts w:asciiTheme="majorHAnsi" w:hAnsiTheme="majorHAnsi"/>
                <w:i/>
              </w:rPr>
              <w:t xml:space="preserve"> en el que tienes que añadir el circuito correspondiente al bloque </w:t>
            </w:r>
            <w:r w:rsidRPr="00D31762">
              <w:rPr>
                <w:rFonts w:asciiTheme="majorHAnsi" w:hAnsiTheme="majorHAnsi"/>
                <w:b/>
                <w:i/>
              </w:rPr>
              <w:t>CC</w:t>
            </w:r>
            <w:r>
              <w:rPr>
                <w:rFonts w:asciiTheme="majorHAnsi" w:hAnsiTheme="majorHAnsi"/>
                <w:i/>
              </w:rPr>
              <w:t xml:space="preserve"> y realiza la simulación funcional del mismo completando el diagrama de tiempos de </w:t>
            </w:r>
            <w:r w:rsidRPr="00957B64">
              <w:rPr>
                <w:rFonts w:asciiTheme="majorHAnsi" w:hAnsiTheme="majorHAnsi"/>
                <w:i/>
              </w:rPr>
              <w:t xml:space="preserve">la </w:t>
            </w:r>
            <w:fldSimple w:instr=" REF _Ref26604343 \h  \* MERGEFORMAT ">
              <w:r w:rsidR="00957B64" w:rsidRPr="00957B64">
                <w:rPr>
                  <w:rFonts w:asciiTheme="majorHAnsi" w:hAnsiTheme="majorHAnsi"/>
                  <w:i/>
                </w:rPr>
                <w:t xml:space="preserve">Figura </w:t>
              </w:r>
              <w:r w:rsidR="00957B64" w:rsidRPr="00957B64">
                <w:rPr>
                  <w:rFonts w:asciiTheme="majorHAnsi" w:hAnsiTheme="majorHAnsi"/>
                  <w:i/>
                  <w:noProof/>
                </w:rPr>
                <w:t>7</w:t>
              </w:r>
            </w:fldSimple>
            <w:r w:rsidRPr="00957B64">
              <w:rPr>
                <w:rFonts w:asciiTheme="majorHAnsi" w:hAnsiTheme="majorHAnsi"/>
                <w:i/>
              </w:rPr>
              <w:t>.</w:t>
            </w:r>
            <w:r>
              <w:rPr>
                <w:rFonts w:asciiTheme="majorHAnsi" w:hAnsiTheme="majorHAnsi"/>
                <w:i/>
              </w:rPr>
              <w:t xml:space="preserve"> Ten en cuenta que cuando la entrada </w:t>
            </w:r>
            <w:r w:rsidRPr="003763EF">
              <w:rPr>
                <w:rFonts w:asciiTheme="majorHAnsi" w:hAnsiTheme="majorHAnsi"/>
                <w:b/>
                <w:i/>
              </w:rPr>
              <w:t>M_m</w:t>
            </w:r>
            <w:r>
              <w:rPr>
                <w:rFonts w:asciiTheme="majorHAnsi" w:hAnsiTheme="majorHAnsi"/>
                <w:i/>
              </w:rPr>
              <w:t xml:space="preserve">=’1’, la salida del multiplexor </w:t>
            </w:r>
            <w:r w:rsidRPr="003763EF">
              <w:rPr>
                <w:rFonts w:asciiTheme="majorHAnsi" w:hAnsiTheme="majorHAnsi"/>
                <w:b/>
                <w:i/>
              </w:rPr>
              <w:t>MUX_OUT</w:t>
            </w:r>
            <w:r>
              <w:rPr>
                <w:rFonts w:asciiTheme="majorHAnsi" w:hAnsiTheme="majorHAnsi"/>
                <w:i/>
              </w:rPr>
              <w:t xml:space="preserve"> debe ser el mayor de</w:t>
            </w:r>
            <w:r w:rsidRPr="003763EF">
              <w:rPr>
                <w:rFonts w:asciiTheme="majorHAnsi" w:hAnsiTheme="majorHAnsi"/>
                <w:b/>
                <w:i/>
              </w:rPr>
              <w:t xml:space="preserve"> A</w:t>
            </w:r>
            <w:r>
              <w:rPr>
                <w:rFonts w:asciiTheme="majorHAnsi" w:hAnsiTheme="majorHAnsi"/>
                <w:i/>
              </w:rPr>
              <w:t xml:space="preserve"> y </w:t>
            </w:r>
            <w:r w:rsidRPr="003763EF">
              <w:rPr>
                <w:rFonts w:asciiTheme="majorHAnsi" w:hAnsiTheme="majorHAnsi"/>
                <w:b/>
                <w:i/>
              </w:rPr>
              <w:t>B</w:t>
            </w:r>
            <w:r>
              <w:rPr>
                <w:rFonts w:asciiTheme="majorHAnsi" w:hAnsiTheme="majorHAnsi"/>
                <w:i/>
              </w:rPr>
              <w:t xml:space="preserve">. En caso contrario MUX_OUT debe tomar el valor del menor de ambas entradas. El nombre del fichero que almacena el esquema debe ser </w:t>
            </w:r>
            <w:r w:rsidRPr="00D049EA">
              <w:rPr>
                <w:rFonts w:asciiTheme="majorHAnsi" w:hAnsiTheme="majorHAnsi"/>
                <w:b/>
                <w:i/>
              </w:rPr>
              <w:t>PR2_MAYOR_MENOR.bdf</w:t>
            </w:r>
            <w:r>
              <w:rPr>
                <w:rFonts w:asciiTheme="majorHAnsi" w:hAnsiTheme="majorHAnsi"/>
                <w:b/>
                <w:i/>
              </w:rPr>
              <w:t>.</w:t>
            </w:r>
            <w:r w:rsidR="00BC4C0A">
              <w:rPr>
                <w:rFonts w:asciiTheme="majorHAnsi" w:hAnsiTheme="majorHAnsi"/>
                <w:i/>
              </w:rPr>
              <w:t xml:space="preserve">Asimismo, almacena el fichero </w:t>
            </w:r>
            <w:r w:rsidR="00BC4C0A" w:rsidRPr="00896E4D">
              <w:rPr>
                <w:rFonts w:asciiTheme="majorHAnsi" w:hAnsiTheme="majorHAnsi"/>
                <w:b/>
                <w:i/>
              </w:rPr>
              <w:t>vwf</w:t>
            </w:r>
            <w:r w:rsidR="00BC4C0A">
              <w:rPr>
                <w:rFonts w:asciiTheme="majorHAnsi" w:hAnsiTheme="majorHAnsi"/>
                <w:i/>
              </w:rPr>
              <w:t xml:space="preserve"> con el nombre </w:t>
            </w:r>
            <w:r w:rsidR="00BC4C0A" w:rsidRPr="00BC4C0A">
              <w:rPr>
                <w:rFonts w:asciiTheme="majorHAnsi" w:hAnsiTheme="majorHAnsi"/>
                <w:b/>
                <w:i/>
              </w:rPr>
              <w:t>PR2_MAYOR_MENOR.vwf</w:t>
            </w:r>
            <w:r w:rsidR="00BC4C0A">
              <w:rPr>
                <w:rFonts w:asciiTheme="majorHAnsi" w:hAnsiTheme="majorHAnsi"/>
                <w:i/>
              </w:rPr>
              <w:t>.</w:t>
            </w:r>
          </w:p>
        </w:tc>
      </w:tr>
    </w:tbl>
    <w:p w:rsidR="00980668" w:rsidRDefault="00980668" w:rsidP="00957B64">
      <w:pPr>
        <w:keepNext/>
        <w:spacing w:before="0" w:after="0"/>
        <w:jc w:val="left"/>
      </w:pPr>
    </w:p>
    <w:p w:rsidR="00980668" w:rsidRDefault="00980668" w:rsidP="00957B64">
      <w:pPr>
        <w:keepNext/>
        <w:spacing w:before="0" w:after="0"/>
        <w:jc w:val="left"/>
      </w:pPr>
    </w:p>
    <w:p w:rsidR="00980668" w:rsidRDefault="00731C31" w:rsidP="00957B64">
      <w:pPr>
        <w:keepNext/>
        <w:spacing w:before="0" w:after="0"/>
        <w:jc w:val="left"/>
      </w:pPr>
      <w:ins w:id="12" w:author="Aitor" w:date="2020-04-02T16:39:00Z">
        <w:r>
          <w:rPr>
            <w:noProof/>
          </w:rPr>
          <w:drawing>
            <wp:inline distT="0" distB="0" distL="0" distR="0">
              <wp:extent cx="5746750" cy="1600200"/>
              <wp:effectExtent l="19050" t="0" r="6350" b="0"/>
              <wp:docPr id="15" name="Imagen 8" descr="C:\Users\Aitor\Desktop\Quartus\FOTOS\fhfgh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C:\Users\Aitor\Desktop\Quartus\FOTOS\fhfgh.jpg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46750" cy="1600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57B64" w:rsidRDefault="00957B64" w:rsidP="00957B64">
      <w:pPr>
        <w:keepNext/>
        <w:spacing w:before="0" w:after="0"/>
        <w:jc w:val="left"/>
      </w:pPr>
    </w:p>
    <w:p w:rsidR="00957B64" w:rsidRDefault="00957B64" w:rsidP="00957B64">
      <w:pPr>
        <w:pStyle w:val="Epgrafe"/>
        <w:jc w:val="center"/>
      </w:pPr>
      <w:bookmarkStart w:id="13" w:name="_Ref26604343"/>
      <w:r>
        <w:t xml:space="preserve">Figura </w:t>
      </w:r>
      <w:r w:rsidR="001A600E">
        <w:fldChar w:fldCharType="begin"/>
      </w:r>
      <w:r w:rsidR="00AB618F">
        <w:instrText xml:space="preserve"> SEQ Figura \* ARABIC </w:instrText>
      </w:r>
      <w:r w:rsidR="001A600E">
        <w:fldChar w:fldCharType="separate"/>
      </w:r>
      <w:r w:rsidR="000E2172">
        <w:rPr>
          <w:noProof/>
        </w:rPr>
        <w:t>7</w:t>
      </w:r>
      <w:r w:rsidR="001A600E">
        <w:rPr>
          <w:noProof/>
        </w:rPr>
        <w:fldChar w:fldCharType="end"/>
      </w:r>
      <w:bookmarkEnd w:id="13"/>
      <w:r>
        <w:t xml:space="preserve">.- Diagrama de formas de onda para la simulación del modelo </w:t>
      </w:r>
      <w:r w:rsidRPr="00896E4D">
        <w:rPr>
          <w:b/>
          <w:i/>
        </w:rPr>
        <w:t>PR2_MAYOR_MENOR.bdf</w:t>
      </w:r>
      <w:r>
        <w:t>.</w:t>
      </w:r>
    </w:p>
    <w:p w:rsidR="00DE689E" w:rsidRPr="000375AF" w:rsidRDefault="00DE689E">
      <w:pPr>
        <w:spacing w:before="0" w:after="0"/>
        <w:jc w:val="left"/>
        <w:rPr>
          <w:rFonts w:asciiTheme="majorHAnsi" w:hAnsiTheme="majorHAnsi"/>
          <w:i/>
          <w:szCs w:val="22"/>
        </w:rPr>
      </w:pPr>
    </w:p>
    <w:p w:rsidR="00722701" w:rsidRDefault="00722701" w:rsidP="00CC0D2F">
      <w:pPr>
        <w:pStyle w:val="PrEDNormal"/>
        <w:tabs>
          <w:tab w:val="center" w:pos="4422"/>
        </w:tabs>
        <w:rPr>
          <w:rFonts w:asciiTheme="majorHAnsi" w:hAnsiTheme="majorHAnsi"/>
          <w:sz w:val="22"/>
        </w:rPr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6C6DAA" w:rsidTr="006C6DAA">
        <w:tc>
          <w:tcPr>
            <w:tcW w:w="9060" w:type="dxa"/>
          </w:tcPr>
          <w:p w:rsidR="006C6DAA" w:rsidRDefault="006C6DAA" w:rsidP="00CB5E7F">
            <w:pPr>
              <w:spacing w:before="0" w:after="0"/>
              <w:rPr>
                <w:rFonts w:asciiTheme="majorHAnsi" w:hAnsiTheme="majorHAnsi"/>
                <w:b/>
                <w:i/>
              </w:rPr>
            </w:pPr>
            <w:r w:rsidRPr="00743B23">
              <w:rPr>
                <w:rFonts w:asciiTheme="majorHAnsi" w:hAnsiTheme="majorHAnsi"/>
                <w:b/>
                <w:i/>
              </w:rPr>
              <w:t xml:space="preserve">Cuestión </w:t>
            </w:r>
            <w:r>
              <w:rPr>
                <w:rFonts w:asciiTheme="majorHAnsi" w:hAnsiTheme="majorHAnsi"/>
                <w:b/>
                <w:i/>
              </w:rPr>
              <w:t>7</w:t>
            </w:r>
            <w:r w:rsidRPr="00743B23">
              <w:rPr>
                <w:rFonts w:asciiTheme="majorHAnsi" w:hAnsiTheme="majorHAnsi"/>
                <w:b/>
                <w:i/>
              </w:rPr>
              <w:t xml:space="preserve">. </w:t>
            </w:r>
            <w:r>
              <w:rPr>
                <w:rFonts w:asciiTheme="majorHAnsi" w:hAnsiTheme="majorHAnsi"/>
                <w:i/>
              </w:rPr>
              <w:t xml:space="preserve">Crea el esquema de </w:t>
            </w:r>
            <w:r w:rsidRPr="00032237">
              <w:rPr>
                <w:rFonts w:asciiTheme="majorHAnsi" w:hAnsiTheme="majorHAnsi"/>
                <w:i/>
              </w:rPr>
              <w:t xml:space="preserve">la </w:t>
            </w:r>
            <w:fldSimple w:instr=" REF _Ref26609244 \h  \* MERGEFORMAT ">
              <w:r w:rsidRPr="00032237">
                <w:rPr>
                  <w:rFonts w:asciiTheme="majorHAnsi" w:hAnsiTheme="majorHAnsi"/>
                  <w:i/>
                </w:rPr>
                <w:t xml:space="preserve">Figura </w:t>
              </w:r>
              <w:r w:rsidRPr="00032237">
                <w:rPr>
                  <w:rFonts w:asciiTheme="majorHAnsi" w:hAnsiTheme="majorHAnsi"/>
                  <w:i/>
                  <w:noProof/>
                </w:rPr>
                <w:t>8</w:t>
              </w:r>
            </w:fldSimple>
            <w:r w:rsidRPr="00032237">
              <w:rPr>
                <w:rFonts w:asciiTheme="majorHAnsi" w:hAnsiTheme="majorHAnsi"/>
                <w:i/>
              </w:rPr>
              <w:t xml:space="preserve"> partiendo del esquema de la </w:t>
            </w:r>
            <w:fldSimple w:instr=" REF _Ref26602569 \h  \* MERGEFORMAT ">
              <w:r w:rsidRPr="00032237">
                <w:rPr>
                  <w:rFonts w:asciiTheme="majorHAnsi" w:hAnsiTheme="majorHAnsi"/>
                  <w:i/>
                </w:rPr>
                <w:t xml:space="preserve">Figura </w:t>
              </w:r>
              <w:r w:rsidRPr="00032237">
                <w:rPr>
                  <w:rFonts w:asciiTheme="majorHAnsi" w:hAnsiTheme="majorHAnsi"/>
                  <w:i/>
                  <w:noProof/>
                </w:rPr>
                <w:t>5</w:t>
              </w:r>
            </w:fldSimple>
            <w:r w:rsidRPr="00032237">
              <w:rPr>
                <w:rFonts w:asciiTheme="majorHAnsi" w:hAnsiTheme="majorHAnsi"/>
                <w:i/>
              </w:rPr>
              <w:t xml:space="preserve">, añadiendo el </w:t>
            </w:r>
            <w:r>
              <w:rPr>
                <w:rFonts w:asciiTheme="majorHAnsi" w:hAnsiTheme="majorHAnsi"/>
                <w:i/>
              </w:rPr>
              <w:t>decodificador BCD a 7 segmentos (CI 7447). Realiza la simulación funcional y completa</w:t>
            </w:r>
            <w:r w:rsidR="0062394D">
              <w:rPr>
                <w:rFonts w:asciiTheme="majorHAnsi" w:hAnsiTheme="majorHAnsi"/>
                <w:i/>
              </w:rPr>
              <w:t>,en el cronograma</w:t>
            </w:r>
            <w:r w:rsidR="00CB5E7F">
              <w:rPr>
                <w:rFonts w:asciiTheme="majorHAnsi" w:hAnsiTheme="majorHAnsi"/>
                <w:i/>
              </w:rPr>
              <w:t xml:space="preserve"> de </w:t>
            </w:r>
            <w:r w:rsidR="00CB5E7F" w:rsidRPr="00CB5E7F">
              <w:rPr>
                <w:rFonts w:asciiTheme="majorHAnsi" w:hAnsiTheme="majorHAnsi"/>
                <w:i/>
              </w:rPr>
              <w:t xml:space="preserve">la </w:t>
            </w:r>
            <w:fldSimple w:instr=" REF _Ref26627582 \h  \* MERGEFORMAT ">
              <w:r w:rsidR="00CB5E7F" w:rsidRPr="00CB5E7F">
                <w:rPr>
                  <w:rFonts w:asciiTheme="majorHAnsi" w:hAnsiTheme="majorHAnsi"/>
                  <w:i/>
                </w:rPr>
                <w:t xml:space="preserve">Figura </w:t>
              </w:r>
              <w:r w:rsidR="00CB5E7F" w:rsidRPr="00CB5E7F">
                <w:rPr>
                  <w:rFonts w:asciiTheme="majorHAnsi" w:hAnsiTheme="majorHAnsi"/>
                  <w:i/>
                  <w:noProof/>
                </w:rPr>
                <w:t>9</w:t>
              </w:r>
            </w:fldSimple>
            <w:r w:rsidR="0062394D" w:rsidRPr="00CB5E7F">
              <w:rPr>
                <w:rFonts w:asciiTheme="majorHAnsi" w:hAnsiTheme="majorHAnsi"/>
                <w:i/>
              </w:rPr>
              <w:t xml:space="preserve">, </w:t>
            </w:r>
            <w:r w:rsidRPr="00CB5E7F">
              <w:rPr>
                <w:rFonts w:asciiTheme="majorHAnsi" w:hAnsiTheme="majorHAnsi"/>
                <w:i/>
              </w:rPr>
              <w:t>las</w:t>
            </w:r>
            <w:r>
              <w:rPr>
                <w:rFonts w:asciiTheme="majorHAnsi" w:hAnsiTheme="majorHAnsi"/>
                <w:i/>
              </w:rPr>
              <w:t xml:space="preserve"> salidas desde </w:t>
            </w:r>
            <w:r w:rsidRPr="00032237">
              <w:rPr>
                <w:rFonts w:asciiTheme="majorHAnsi" w:hAnsiTheme="majorHAnsi"/>
                <w:b/>
                <w:i/>
              </w:rPr>
              <w:t>SEG_A</w:t>
            </w:r>
            <w:r>
              <w:rPr>
                <w:rFonts w:asciiTheme="majorHAnsi" w:hAnsiTheme="majorHAnsi"/>
                <w:i/>
              </w:rPr>
              <w:t xml:space="preserve"> hasta </w:t>
            </w:r>
            <w:r w:rsidRPr="00032237">
              <w:rPr>
                <w:rFonts w:asciiTheme="majorHAnsi" w:hAnsiTheme="majorHAnsi"/>
                <w:b/>
                <w:i/>
              </w:rPr>
              <w:t>SEG_G</w:t>
            </w:r>
            <w:r w:rsidR="00CB5E7F">
              <w:rPr>
                <w:rFonts w:asciiTheme="majorHAnsi" w:hAnsiTheme="majorHAnsi"/>
                <w:b/>
                <w:i/>
              </w:rPr>
              <w:t xml:space="preserve">. </w:t>
            </w:r>
            <w:r w:rsidR="00CB5E7F" w:rsidRPr="00CB5E7F">
              <w:rPr>
                <w:rFonts w:asciiTheme="majorHAnsi" w:hAnsiTheme="majorHAnsi"/>
                <w:i/>
              </w:rPr>
              <w:t>El n</w:t>
            </w:r>
            <w:r w:rsidR="005F3F09">
              <w:rPr>
                <w:rFonts w:asciiTheme="majorHAnsi" w:hAnsiTheme="majorHAnsi"/>
                <w:i/>
              </w:rPr>
              <w:t xml:space="preserve">ombre del fichero que almacena el esquema debe ser </w:t>
            </w:r>
            <w:r w:rsidR="005F3F09" w:rsidRPr="00D049EA">
              <w:rPr>
                <w:rFonts w:asciiTheme="majorHAnsi" w:hAnsiTheme="majorHAnsi"/>
                <w:b/>
                <w:i/>
              </w:rPr>
              <w:t>PR2_</w:t>
            </w:r>
            <w:r w:rsidR="005F3F09">
              <w:rPr>
                <w:rFonts w:asciiTheme="majorHAnsi" w:hAnsiTheme="majorHAnsi"/>
                <w:b/>
                <w:i/>
              </w:rPr>
              <w:t>DISPLAY_</w:t>
            </w:r>
            <w:r w:rsidR="005F3F09" w:rsidRPr="00D049EA">
              <w:rPr>
                <w:rFonts w:asciiTheme="majorHAnsi" w:hAnsiTheme="majorHAnsi"/>
                <w:b/>
                <w:i/>
              </w:rPr>
              <w:t>MAYOR_MENOR.bdf</w:t>
            </w:r>
            <w:r w:rsidR="005F3F09">
              <w:rPr>
                <w:rFonts w:asciiTheme="majorHAnsi" w:hAnsiTheme="majorHAnsi"/>
                <w:b/>
                <w:i/>
              </w:rPr>
              <w:t xml:space="preserve">. </w:t>
            </w:r>
            <w:r w:rsidR="005F3F09">
              <w:rPr>
                <w:rFonts w:asciiTheme="majorHAnsi" w:hAnsiTheme="majorHAnsi"/>
                <w:i/>
              </w:rPr>
              <w:t xml:space="preserve">Asimismo, almacena el fichero </w:t>
            </w:r>
            <w:r w:rsidR="005F3F09" w:rsidRPr="00896E4D">
              <w:rPr>
                <w:rFonts w:asciiTheme="majorHAnsi" w:hAnsiTheme="majorHAnsi"/>
                <w:b/>
                <w:i/>
              </w:rPr>
              <w:t>vwf</w:t>
            </w:r>
            <w:r w:rsidR="005F3F09">
              <w:rPr>
                <w:rFonts w:asciiTheme="majorHAnsi" w:hAnsiTheme="majorHAnsi"/>
                <w:i/>
              </w:rPr>
              <w:t xml:space="preserve"> con el nombre </w:t>
            </w:r>
            <w:r w:rsidR="005F3F09" w:rsidRPr="00BC4C0A">
              <w:rPr>
                <w:rFonts w:asciiTheme="majorHAnsi" w:hAnsiTheme="majorHAnsi"/>
                <w:b/>
                <w:i/>
              </w:rPr>
              <w:t>PR2_</w:t>
            </w:r>
            <w:r w:rsidR="005F3F09">
              <w:rPr>
                <w:rFonts w:asciiTheme="majorHAnsi" w:hAnsiTheme="majorHAnsi"/>
                <w:b/>
                <w:i/>
              </w:rPr>
              <w:t>DISPLAY_</w:t>
            </w:r>
            <w:r w:rsidR="005F3F09" w:rsidRPr="00BC4C0A">
              <w:rPr>
                <w:rFonts w:asciiTheme="majorHAnsi" w:hAnsiTheme="majorHAnsi"/>
                <w:b/>
                <w:i/>
              </w:rPr>
              <w:t>MAYOR_MENOR.vwf</w:t>
            </w:r>
            <w:r w:rsidR="005F3F09">
              <w:rPr>
                <w:rFonts w:asciiTheme="majorHAnsi" w:hAnsiTheme="majorHAnsi"/>
                <w:i/>
              </w:rPr>
              <w:t>.</w:t>
            </w:r>
          </w:p>
        </w:tc>
      </w:tr>
    </w:tbl>
    <w:p w:rsidR="003001EB" w:rsidRPr="0062394D" w:rsidRDefault="003001EB" w:rsidP="00032237">
      <w:pPr>
        <w:keepNext/>
        <w:spacing w:before="0" w:after="0"/>
        <w:rPr>
          <w:noProof/>
          <w:lang w:eastAsia="en-GB"/>
        </w:rPr>
      </w:pPr>
    </w:p>
    <w:p w:rsidR="00032237" w:rsidRDefault="00731C31" w:rsidP="00032237">
      <w:pPr>
        <w:keepNext/>
        <w:spacing w:before="0" w:after="0"/>
      </w:pPr>
      <w:ins w:id="14" w:author="Aitor" w:date="2020-04-02T16:40:00Z">
        <w:r>
          <w:rPr>
            <w:noProof/>
          </w:rPr>
          <w:drawing>
            <wp:inline distT="0" distB="0" distL="0" distR="0">
              <wp:extent cx="5753100" cy="2178050"/>
              <wp:effectExtent l="19050" t="0" r="0" b="0"/>
              <wp:docPr id="17" name="Imagen 9" descr="C:\Users\Aitor\Desktop\Quartus\FOTOS\cuestion7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 descr="C:\Users\Aitor\Desktop\Quartus\FOTOS\cuestion7.jpg"/>
                      <pic:cNvPicPr>
                        <a:picLocks noChangeAspect="1" noChangeArrowheads="1"/>
                      </pic:cNvPicPr>
                    </pic:nvPicPr>
                    <pic:blipFill>
                      <a:blip r:embed="rId13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178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80668" w:rsidRDefault="00980668" w:rsidP="00032237">
      <w:pPr>
        <w:keepNext/>
        <w:spacing w:before="0" w:after="0"/>
      </w:pPr>
    </w:p>
    <w:p w:rsidR="00980668" w:rsidRDefault="00980668" w:rsidP="00032237">
      <w:pPr>
        <w:keepNext/>
        <w:spacing w:before="0" w:after="0"/>
      </w:pPr>
    </w:p>
    <w:p w:rsidR="00980668" w:rsidRDefault="00980668" w:rsidP="00032237">
      <w:pPr>
        <w:keepNext/>
        <w:spacing w:before="0" w:after="0"/>
      </w:pPr>
    </w:p>
    <w:p w:rsidR="00980668" w:rsidRDefault="00980668" w:rsidP="00032237">
      <w:pPr>
        <w:keepNext/>
        <w:spacing w:before="0" w:after="0"/>
      </w:pPr>
    </w:p>
    <w:p w:rsidR="00032237" w:rsidRDefault="00032237" w:rsidP="00032237">
      <w:pPr>
        <w:pStyle w:val="Epgrafe"/>
        <w:jc w:val="center"/>
      </w:pPr>
      <w:bookmarkStart w:id="15" w:name="_Ref26627582"/>
      <w:r>
        <w:t xml:space="preserve">Figura </w:t>
      </w:r>
      <w:r w:rsidR="001A600E">
        <w:fldChar w:fldCharType="begin"/>
      </w:r>
      <w:r w:rsidR="00AB618F">
        <w:instrText xml:space="preserve"> SEQ Figura \* ARABIC </w:instrText>
      </w:r>
      <w:r w:rsidR="001A600E">
        <w:fldChar w:fldCharType="separate"/>
      </w:r>
      <w:r w:rsidR="000E2172">
        <w:rPr>
          <w:noProof/>
        </w:rPr>
        <w:t>9</w:t>
      </w:r>
      <w:r w:rsidR="001A600E">
        <w:rPr>
          <w:noProof/>
        </w:rPr>
        <w:fldChar w:fldCharType="end"/>
      </w:r>
      <w:bookmarkEnd w:id="15"/>
      <w:r>
        <w:t>.- Diagrama de tiempos para comprobar la funcionalidad del decodificador BCD a 7-seg.</w:t>
      </w:r>
    </w:p>
    <w:p w:rsidR="0062394D" w:rsidRDefault="0062394D" w:rsidP="003001EB">
      <w:pPr>
        <w:spacing w:before="0" w:after="0"/>
        <w:rPr>
          <w:rFonts w:asciiTheme="majorHAnsi" w:hAnsiTheme="majorHAnsi"/>
        </w:rPr>
      </w:pPr>
    </w:p>
    <w:tbl>
      <w:tblPr>
        <w:tblStyle w:val="Tablaconcuadrcula"/>
        <w:tblW w:w="0" w:type="auto"/>
        <w:tblLook w:val="04A0"/>
      </w:tblPr>
      <w:tblGrid>
        <w:gridCol w:w="9060"/>
      </w:tblGrid>
      <w:tr w:rsidR="0062394D" w:rsidTr="0062394D">
        <w:tc>
          <w:tcPr>
            <w:tcW w:w="9060" w:type="dxa"/>
          </w:tcPr>
          <w:p w:rsidR="0062394D" w:rsidRDefault="0062394D" w:rsidP="0062394D">
            <w:pPr>
              <w:pStyle w:val="PrEDNormal"/>
              <w:tabs>
                <w:tab w:val="center" w:pos="4422"/>
              </w:tabs>
              <w:rPr>
                <w:rFonts w:asciiTheme="majorHAnsi" w:hAnsiTheme="majorHAnsi"/>
                <w:i/>
                <w:sz w:val="22"/>
              </w:rPr>
            </w:pPr>
            <w:r w:rsidRPr="0062394D">
              <w:rPr>
                <w:rFonts w:asciiTheme="majorHAnsi" w:hAnsiTheme="majorHAnsi"/>
                <w:b/>
                <w:i/>
              </w:rPr>
              <w:t xml:space="preserve">Cuestión </w:t>
            </w:r>
            <w:r w:rsidR="00E01A27">
              <w:rPr>
                <w:rFonts w:asciiTheme="majorHAnsi" w:hAnsiTheme="majorHAnsi"/>
                <w:b/>
                <w:i/>
              </w:rPr>
              <w:t>8</w:t>
            </w:r>
            <w:r w:rsidRPr="0062394D">
              <w:rPr>
                <w:rFonts w:asciiTheme="majorHAnsi" w:hAnsiTheme="majorHAnsi"/>
                <w:b/>
                <w:i/>
              </w:rPr>
              <w:t>.</w:t>
            </w:r>
            <w:r w:rsidRPr="0062394D">
              <w:rPr>
                <w:rFonts w:asciiTheme="majorHAnsi" w:hAnsiTheme="majorHAnsi"/>
                <w:i/>
                <w:sz w:val="22"/>
              </w:rPr>
              <w:t xml:space="preserve">¿Qué ocurre en las salidas de circuito cuando en las entradas A y B se introducen los valores resaltados en la figura anterior? Razona la respuesta. </w:t>
            </w:r>
          </w:p>
          <w:p w:rsidR="0062394D" w:rsidRDefault="00731C31" w:rsidP="0062394D">
            <w:pPr>
              <w:pStyle w:val="PrEDNormal"/>
              <w:tabs>
                <w:tab w:val="center" w:pos="4422"/>
              </w:tabs>
              <w:rPr>
                <w:ins w:id="16" w:author="Aitor" w:date="2020-04-02T16:18:00Z"/>
                <w:rFonts w:asciiTheme="majorHAnsi" w:hAnsiTheme="majorHAnsi"/>
                <w:i/>
                <w:sz w:val="22"/>
              </w:rPr>
            </w:pPr>
            <w:ins w:id="17" w:author="Aitor" w:date="2020-04-02T16:17:00Z">
              <w:r>
                <w:rPr>
                  <w:rFonts w:asciiTheme="majorHAnsi" w:hAnsiTheme="majorHAnsi"/>
                  <w:i/>
                  <w:sz w:val="22"/>
                </w:rPr>
                <w:t>Al estar la señal M_m, la salida es el mayor entre el n</w:t>
              </w:r>
            </w:ins>
            <w:ins w:id="18" w:author="Aitor" w:date="2020-04-02T16:18:00Z">
              <w:r>
                <w:rPr>
                  <w:rFonts w:asciiTheme="majorHAnsi" w:hAnsiTheme="majorHAnsi"/>
                  <w:i/>
                  <w:sz w:val="22"/>
                </w:rPr>
                <w:t>úmero A y B.En este caso el mayor digito es 1011b, es decir, el número 11.</w:t>
              </w:r>
            </w:ins>
          </w:p>
          <w:p w:rsidR="00731C31" w:rsidDel="00731C31" w:rsidRDefault="00731C31" w:rsidP="0062394D">
            <w:pPr>
              <w:pStyle w:val="PrEDNormal"/>
              <w:tabs>
                <w:tab w:val="center" w:pos="4422"/>
              </w:tabs>
              <w:rPr>
                <w:del w:id="19" w:author="Aitor" w:date="2020-04-02T16:18:00Z"/>
                <w:rFonts w:asciiTheme="majorHAnsi" w:hAnsiTheme="majorHAnsi"/>
                <w:i/>
                <w:sz w:val="22"/>
              </w:rPr>
            </w:pPr>
            <w:ins w:id="20" w:author="Aitor" w:date="2020-04-02T16:18:00Z">
              <w:r>
                <w:rPr>
                  <w:rFonts w:asciiTheme="majorHAnsi" w:hAnsiTheme="majorHAnsi"/>
                  <w:i/>
                  <w:sz w:val="22"/>
                </w:rPr>
                <w:t>Es por esto que se encienden los segmentos B y C para representar en el display un 1 y adem</w:t>
              </w:r>
            </w:ins>
            <w:ins w:id="21" w:author="Aitor" w:date="2020-04-02T16:19:00Z">
              <w:r>
                <w:rPr>
                  <w:rFonts w:asciiTheme="majorHAnsi" w:hAnsiTheme="majorHAnsi"/>
                  <w:i/>
                  <w:sz w:val="22"/>
                </w:rPr>
                <w:t xml:space="preserve">ás la señal DP obtiene un nivel bajo iluminandose el punto  </w:t>
              </w:r>
            </w:ins>
            <w:ins w:id="22" w:author="Aitor" w:date="2020-04-02T16:20:00Z">
              <w:r>
                <w:rPr>
                  <w:rFonts w:asciiTheme="majorHAnsi" w:hAnsiTheme="majorHAnsi"/>
                  <w:i/>
                  <w:sz w:val="22"/>
                </w:rPr>
                <w:t>simboluzando las decenas de millar.</w:t>
              </w:r>
            </w:ins>
          </w:p>
          <w:p w:rsidR="00551BB6" w:rsidRDefault="00551BB6" w:rsidP="0062394D">
            <w:pPr>
              <w:pStyle w:val="PrEDNormal"/>
              <w:tabs>
                <w:tab w:val="center" w:pos="4422"/>
              </w:tabs>
              <w:rPr>
                <w:rFonts w:asciiTheme="majorHAnsi" w:hAnsiTheme="majorHAnsi"/>
                <w:i/>
                <w:sz w:val="22"/>
              </w:rPr>
            </w:pPr>
          </w:p>
          <w:p w:rsidR="00404869" w:rsidRDefault="00404869" w:rsidP="0062394D">
            <w:pPr>
              <w:pStyle w:val="PrEDNormal"/>
              <w:tabs>
                <w:tab w:val="center" w:pos="4422"/>
              </w:tabs>
              <w:rPr>
                <w:rFonts w:asciiTheme="majorHAnsi" w:hAnsiTheme="majorHAnsi"/>
                <w:i/>
                <w:sz w:val="22"/>
              </w:rPr>
            </w:pPr>
          </w:p>
          <w:p w:rsidR="00404869" w:rsidRDefault="00404869" w:rsidP="0062394D">
            <w:pPr>
              <w:pStyle w:val="PrEDNormal"/>
              <w:tabs>
                <w:tab w:val="center" w:pos="4422"/>
              </w:tabs>
              <w:rPr>
                <w:rFonts w:asciiTheme="majorHAnsi" w:hAnsiTheme="majorHAnsi"/>
                <w:i/>
                <w:sz w:val="22"/>
              </w:rPr>
            </w:pPr>
          </w:p>
          <w:p w:rsidR="00404869" w:rsidRDefault="00404869" w:rsidP="0062394D">
            <w:pPr>
              <w:pStyle w:val="PrEDNormal"/>
              <w:tabs>
                <w:tab w:val="center" w:pos="4422"/>
              </w:tabs>
              <w:rPr>
                <w:rFonts w:asciiTheme="majorHAnsi" w:hAnsiTheme="majorHAnsi"/>
                <w:i/>
                <w:sz w:val="22"/>
              </w:rPr>
            </w:pPr>
          </w:p>
          <w:p w:rsidR="00404869" w:rsidRPr="0062394D" w:rsidRDefault="00404869" w:rsidP="0062394D">
            <w:pPr>
              <w:pStyle w:val="PrEDNormal"/>
              <w:tabs>
                <w:tab w:val="center" w:pos="4422"/>
              </w:tabs>
              <w:rPr>
                <w:rFonts w:asciiTheme="majorHAnsi" w:hAnsiTheme="majorHAnsi"/>
                <w:i/>
                <w:sz w:val="22"/>
              </w:rPr>
            </w:pPr>
          </w:p>
          <w:p w:rsidR="0062394D" w:rsidRDefault="0062394D" w:rsidP="003001EB">
            <w:pPr>
              <w:spacing w:before="0" w:after="0"/>
              <w:rPr>
                <w:rFonts w:asciiTheme="majorHAnsi" w:hAnsiTheme="majorHAnsi"/>
              </w:rPr>
            </w:pPr>
          </w:p>
        </w:tc>
      </w:tr>
    </w:tbl>
    <w:p w:rsidR="005F3F09" w:rsidRDefault="005F3F09" w:rsidP="005F3F09">
      <w:pPr>
        <w:spacing w:before="0" w:after="0"/>
        <w:rPr>
          <w:rFonts w:asciiTheme="majorHAnsi" w:hAnsiTheme="majorHAnsi"/>
        </w:rPr>
      </w:pPr>
    </w:p>
    <w:p w:rsidR="00980668" w:rsidRDefault="00980668" w:rsidP="00404869">
      <w:pPr>
        <w:keepNext/>
        <w:spacing w:before="0" w:after="0"/>
        <w:rPr>
          <w:noProof/>
        </w:rPr>
      </w:pPr>
    </w:p>
    <w:p w:rsidR="00404869" w:rsidRDefault="00731C31" w:rsidP="00404869">
      <w:pPr>
        <w:keepNext/>
        <w:spacing w:before="0" w:after="0"/>
      </w:pPr>
      <w:ins w:id="23" w:author="Aitor" w:date="2020-04-02T16:15:00Z">
        <w:r>
          <w:rPr>
            <w:noProof/>
          </w:rPr>
          <w:drawing>
            <wp:inline distT="0" distB="0" distL="0" distR="0">
              <wp:extent cx="5753100" cy="2667000"/>
              <wp:effectExtent l="19050" t="0" r="0" b="0"/>
              <wp:docPr id="11" name="Imagen 6" descr="C:\Users\Aitor\Desktop\Quartus\FOTOS\ESQUEMA FINAL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C:\Users\Aitor\Desktop\Quartus\FOTOS\ESQUEMA FINAL.png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667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80668" w:rsidRDefault="00980668" w:rsidP="00404869">
      <w:pPr>
        <w:keepNext/>
        <w:spacing w:before="0" w:after="0"/>
      </w:pPr>
    </w:p>
    <w:p w:rsidR="00980668" w:rsidRDefault="00980668" w:rsidP="00404869">
      <w:pPr>
        <w:keepNext/>
        <w:spacing w:before="0" w:after="0"/>
      </w:pPr>
    </w:p>
    <w:p w:rsidR="00980668" w:rsidRDefault="00980668" w:rsidP="00404869">
      <w:pPr>
        <w:keepNext/>
        <w:spacing w:before="0" w:after="0"/>
      </w:pPr>
    </w:p>
    <w:p w:rsidR="00980668" w:rsidRDefault="00980668" w:rsidP="00404869">
      <w:pPr>
        <w:keepNext/>
        <w:spacing w:before="0" w:after="0"/>
      </w:pPr>
    </w:p>
    <w:p w:rsidR="005F3F09" w:rsidRDefault="00404869" w:rsidP="00E43666">
      <w:pPr>
        <w:pStyle w:val="Epgrafe"/>
        <w:jc w:val="center"/>
      </w:pPr>
      <w:bookmarkStart w:id="24" w:name="_Ref26630658"/>
      <w:r>
        <w:t xml:space="preserve">Figura </w:t>
      </w:r>
      <w:r w:rsidR="001A600E">
        <w:fldChar w:fldCharType="begin"/>
      </w:r>
      <w:r w:rsidR="00AB618F">
        <w:instrText xml:space="preserve"> SEQ Figura \* ARABIC </w:instrText>
      </w:r>
      <w:r w:rsidR="001A600E">
        <w:fldChar w:fldCharType="separate"/>
      </w:r>
      <w:r w:rsidR="000E2172">
        <w:rPr>
          <w:noProof/>
        </w:rPr>
        <w:t>10</w:t>
      </w:r>
      <w:r w:rsidR="001A600E">
        <w:rPr>
          <w:noProof/>
        </w:rPr>
        <w:fldChar w:fldCharType="end"/>
      </w:r>
      <w:bookmarkEnd w:id="24"/>
      <w:r>
        <w:t>.- Esquema final del diseño</w:t>
      </w:r>
      <w:r w:rsidR="00E43666">
        <w:t>.</w:t>
      </w:r>
    </w:p>
    <w:tbl>
      <w:tblPr>
        <w:tblStyle w:val="Tablaconcuadrcula"/>
        <w:tblW w:w="0" w:type="auto"/>
        <w:tblLook w:val="04A0"/>
      </w:tblPr>
      <w:tblGrid>
        <w:gridCol w:w="9060"/>
      </w:tblGrid>
      <w:tr w:rsidR="000328EF" w:rsidTr="000328EF">
        <w:tc>
          <w:tcPr>
            <w:tcW w:w="9060" w:type="dxa"/>
          </w:tcPr>
          <w:p w:rsidR="000328EF" w:rsidRDefault="000328EF" w:rsidP="00356F40">
            <w:pPr>
              <w:pStyle w:val="PrEDNormal"/>
              <w:tabs>
                <w:tab w:val="center" w:pos="4422"/>
              </w:tabs>
              <w:rPr>
                <w:rFonts w:asciiTheme="majorHAnsi" w:hAnsiTheme="majorHAnsi"/>
                <w:b/>
                <w:i/>
                <w:sz w:val="22"/>
              </w:rPr>
            </w:pPr>
            <w:r w:rsidRPr="001762AC">
              <w:rPr>
                <w:rFonts w:asciiTheme="majorHAnsi" w:hAnsiTheme="majorHAnsi"/>
                <w:b/>
                <w:i/>
                <w:sz w:val="22"/>
              </w:rPr>
              <w:t xml:space="preserve">Cuestión </w:t>
            </w:r>
            <w:r>
              <w:rPr>
                <w:rFonts w:asciiTheme="majorHAnsi" w:hAnsiTheme="majorHAnsi"/>
                <w:b/>
                <w:i/>
                <w:sz w:val="22"/>
              </w:rPr>
              <w:t>9</w:t>
            </w:r>
            <w:r w:rsidRPr="001762AC">
              <w:rPr>
                <w:rFonts w:asciiTheme="majorHAnsi" w:hAnsiTheme="majorHAnsi"/>
                <w:b/>
                <w:i/>
                <w:sz w:val="22"/>
              </w:rPr>
              <w:t xml:space="preserve">. </w:t>
            </w:r>
            <w:r w:rsidRPr="001762AC">
              <w:rPr>
                <w:rFonts w:asciiTheme="majorHAnsi" w:hAnsiTheme="majorHAnsi"/>
                <w:i/>
                <w:sz w:val="22"/>
              </w:rPr>
              <w:t xml:space="preserve">Completa el esquema </w:t>
            </w:r>
            <w:r w:rsidRPr="000328EF">
              <w:rPr>
                <w:rFonts w:asciiTheme="majorHAnsi" w:hAnsiTheme="majorHAnsi"/>
                <w:i/>
                <w:sz w:val="22"/>
              </w:rPr>
              <w:t xml:space="preserve">de la </w:t>
            </w:r>
            <w:fldSimple w:instr=" REF _Ref26630658 \h  \* MERGEFORMAT ">
              <w:r w:rsidRPr="000328EF">
                <w:rPr>
                  <w:rFonts w:asciiTheme="majorHAnsi" w:hAnsiTheme="majorHAnsi"/>
                  <w:i/>
                  <w:sz w:val="22"/>
                </w:rPr>
                <w:t xml:space="preserve">Figura </w:t>
              </w:r>
              <w:r w:rsidRPr="000328EF">
                <w:rPr>
                  <w:rFonts w:asciiTheme="majorHAnsi" w:hAnsiTheme="majorHAnsi"/>
                  <w:i/>
                  <w:noProof/>
                  <w:sz w:val="22"/>
                </w:rPr>
                <w:t>10</w:t>
              </w:r>
            </w:fldSimple>
            <w:r w:rsidRPr="000328EF">
              <w:rPr>
                <w:rFonts w:asciiTheme="majorHAnsi" w:hAnsiTheme="majorHAnsi"/>
                <w:i/>
                <w:sz w:val="22"/>
              </w:rPr>
              <w:t xml:space="preserve">  para</w:t>
            </w:r>
            <w:r w:rsidRPr="001762AC">
              <w:rPr>
                <w:rFonts w:asciiTheme="majorHAnsi" w:hAnsiTheme="majorHAnsi"/>
                <w:i/>
                <w:sz w:val="22"/>
              </w:rPr>
              <w:t xml:space="preserve"> que implemente la funcionalidad del diseño completo. </w:t>
            </w:r>
            <w:r>
              <w:rPr>
                <w:rFonts w:asciiTheme="majorHAnsi" w:hAnsiTheme="majorHAnsi"/>
                <w:i/>
                <w:sz w:val="22"/>
              </w:rPr>
              <w:t xml:space="preserve">Completa, asimismo, el </w:t>
            </w:r>
            <w:r w:rsidRPr="000328EF">
              <w:rPr>
                <w:rFonts w:asciiTheme="majorHAnsi" w:hAnsiTheme="majorHAnsi"/>
                <w:i/>
                <w:sz w:val="22"/>
              </w:rPr>
              <w:t xml:space="preserve">cronograma de la </w:t>
            </w:r>
            <w:fldSimple w:instr=" REF _Ref26631115 \h  \* MERGEFORMAT ">
              <w:r w:rsidRPr="000328EF">
                <w:rPr>
                  <w:rFonts w:asciiTheme="majorHAnsi" w:hAnsiTheme="majorHAnsi"/>
                  <w:i/>
                  <w:sz w:val="22"/>
                </w:rPr>
                <w:t xml:space="preserve">Figura </w:t>
              </w:r>
              <w:r w:rsidRPr="000328EF">
                <w:rPr>
                  <w:rFonts w:asciiTheme="majorHAnsi" w:hAnsiTheme="majorHAnsi"/>
                  <w:i/>
                  <w:noProof/>
                  <w:sz w:val="22"/>
                </w:rPr>
                <w:t>11</w:t>
              </w:r>
            </w:fldSimple>
            <w:r w:rsidR="00356F40">
              <w:rPr>
                <w:rFonts w:asciiTheme="majorHAnsi" w:hAnsiTheme="majorHAnsi"/>
                <w:i/>
                <w:sz w:val="22"/>
              </w:rPr>
              <w:t xml:space="preserve"> correspondiente a la simulación funcional del diseño </w:t>
            </w:r>
            <w:r w:rsidR="00356F40" w:rsidRPr="00063423">
              <w:rPr>
                <w:rFonts w:asciiTheme="majorHAnsi" w:hAnsiTheme="majorHAnsi"/>
                <w:i/>
                <w:sz w:val="22"/>
              </w:rPr>
              <w:t>completo</w:t>
            </w:r>
            <w:r w:rsidRPr="00063423">
              <w:rPr>
                <w:rFonts w:asciiTheme="majorHAnsi" w:hAnsiTheme="majorHAnsi"/>
                <w:i/>
                <w:sz w:val="22"/>
              </w:rPr>
              <w:t xml:space="preserve">. El nombre del fichero que almacena el esquema debe ser </w:t>
            </w:r>
            <w:r w:rsidRPr="00063423">
              <w:rPr>
                <w:rFonts w:asciiTheme="majorHAnsi" w:hAnsiTheme="majorHAnsi"/>
                <w:b/>
                <w:i/>
                <w:sz w:val="22"/>
              </w:rPr>
              <w:t xml:space="preserve">PR2_GRPX_PY.bdf. </w:t>
            </w:r>
            <w:r w:rsidRPr="00063423">
              <w:rPr>
                <w:rFonts w:asciiTheme="majorHAnsi" w:hAnsiTheme="majorHAnsi"/>
                <w:i/>
                <w:sz w:val="22"/>
              </w:rPr>
              <w:t xml:space="preserve">Asimismo, almacena el fichero </w:t>
            </w:r>
            <w:r w:rsidRPr="004F6425">
              <w:rPr>
                <w:rFonts w:asciiTheme="majorHAnsi" w:hAnsiTheme="majorHAnsi"/>
                <w:b/>
                <w:i/>
                <w:sz w:val="22"/>
              </w:rPr>
              <w:t>vwf</w:t>
            </w:r>
            <w:r w:rsidRPr="00063423">
              <w:rPr>
                <w:rFonts w:asciiTheme="majorHAnsi" w:hAnsiTheme="majorHAnsi"/>
                <w:i/>
                <w:sz w:val="22"/>
              </w:rPr>
              <w:t xml:space="preserve"> con el nombre </w:t>
            </w:r>
            <w:r w:rsidRPr="00063423">
              <w:rPr>
                <w:rFonts w:asciiTheme="majorHAnsi" w:hAnsiTheme="majorHAnsi"/>
                <w:b/>
                <w:i/>
                <w:sz w:val="22"/>
              </w:rPr>
              <w:t>PR2_GPRX_PY.vwf</w:t>
            </w:r>
            <w:r w:rsidRPr="00063423">
              <w:rPr>
                <w:rFonts w:asciiTheme="majorHAnsi" w:hAnsiTheme="majorHAnsi"/>
                <w:i/>
                <w:sz w:val="22"/>
              </w:rPr>
              <w:t>. Recuerda que, en los nombres anteriores,</w:t>
            </w:r>
            <w:r w:rsidRPr="00063423">
              <w:rPr>
                <w:rFonts w:asciiTheme="majorHAnsi" w:hAnsiTheme="majorHAnsi"/>
                <w:b/>
                <w:i/>
                <w:sz w:val="22"/>
              </w:rPr>
              <w:t xml:space="preserve"> X</w:t>
            </w:r>
            <w:r w:rsidRPr="00063423">
              <w:rPr>
                <w:rFonts w:asciiTheme="majorHAnsi" w:hAnsiTheme="majorHAnsi"/>
                <w:i/>
                <w:sz w:val="22"/>
              </w:rPr>
              <w:t xml:space="preserve"> representa el nombre del grupo de laboratorio e </w:t>
            </w:r>
            <w:r w:rsidRPr="00063423">
              <w:rPr>
                <w:rFonts w:asciiTheme="majorHAnsi" w:hAnsiTheme="majorHAnsi"/>
                <w:b/>
                <w:i/>
                <w:sz w:val="22"/>
              </w:rPr>
              <w:t>Y</w:t>
            </w:r>
            <w:r w:rsidRPr="00063423">
              <w:rPr>
                <w:rFonts w:asciiTheme="majorHAnsi" w:hAnsiTheme="majorHAnsi"/>
                <w:i/>
                <w:sz w:val="22"/>
              </w:rPr>
              <w:t xml:space="preserve"> el identificador del puesto dentro del laboratorio.</w:t>
            </w:r>
          </w:p>
        </w:tc>
      </w:tr>
    </w:tbl>
    <w:p w:rsidR="000328EF" w:rsidRDefault="000328EF" w:rsidP="000328EF">
      <w:pPr>
        <w:pStyle w:val="PrEDNormal"/>
        <w:keepNext/>
        <w:tabs>
          <w:tab w:val="center" w:pos="4422"/>
        </w:tabs>
      </w:pPr>
    </w:p>
    <w:p w:rsidR="00980668" w:rsidRDefault="00980668" w:rsidP="000328EF">
      <w:pPr>
        <w:pStyle w:val="PrEDNormal"/>
        <w:keepNext/>
        <w:tabs>
          <w:tab w:val="center" w:pos="4422"/>
        </w:tabs>
      </w:pPr>
    </w:p>
    <w:p w:rsidR="00980668" w:rsidRDefault="00980668" w:rsidP="000328EF">
      <w:pPr>
        <w:pStyle w:val="PrEDNormal"/>
        <w:keepNext/>
        <w:tabs>
          <w:tab w:val="center" w:pos="4422"/>
        </w:tabs>
      </w:pPr>
    </w:p>
    <w:p w:rsidR="00980668" w:rsidRDefault="00980668" w:rsidP="000328EF">
      <w:pPr>
        <w:pStyle w:val="PrEDNormal"/>
        <w:keepNext/>
        <w:tabs>
          <w:tab w:val="center" w:pos="4422"/>
        </w:tabs>
      </w:pPr>
    </w:p>
    <w:p w:rsidR="00980668" w:rsidRDefault="00731C31" w:rsidP="000328EF">
      <w:pPr>
        <w:pStyle w:val="PrEDNormal"/>
        <w:keepNext/>
        <w:tabs>
          <w:tab w:val="center" w:pos="4422"/>
        </w:tabs>
      </w:pPr>
      <w:ins w:id="25" w:author="Aitor" w:date="2020-04-02T16:41:00Z">
        <w:r>
          <w:rPr>
            <w:noProof/>
          </w:rPr>
          <w:drawing>
            <wp:inline distT="0" distB="0" distL="0" distR="0">
              <wp:extent cx="5753100" cy="2146300"/>
              <wp:effectExtent l="19050" t="0" r="0" b="0"/>
              <wp:docPr id="19" name="Imagen 10" descr="C:\Users\Aitor\Desktop\Quartus\FOTOS\cuestion9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C:\Users\Aitor\Desktop\Quartus\FOTOS\cuestion9.jpg"/>
                      <pic:cNvPicPr>
                        <a:picLocks noChangeAspect="1" noChangeArrowheads="1"/>
                      </pic:cNvPicPr>
                    </pic:nvPicPr>
                    <pic:blipFill>
                      <a:blip r:embed="rId1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21463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ins>
    </w:p>
    <w:p w:rsidR="00980668" w:rsidRDefault="00980668" w:rsidP="000328EF">
      <w:pPr>
        <w:pStyle w:val="PrEDNormal"/>
        <w:keepNext/>
        <w:tabs>
          <w:tab w:val="center" w:pos="4422"/>
        </w:tabs>
      </w:pPr>
    </w:p>
    <w:p w:rsidR="00980668" w:rsidRDefault="00980668" w:rsidP="000328EF">
      <w:pPr>
        <w:pStyle w:val="PrEDNormal"/>
        <w:keepNext/>
        <w:tabs>
          <w:tab w:val="center" w:pos="4422"/>
        </w:tabs>
      </w:pPr>
    </w:p>
    <w:p w:rsidR="00980668" w:rsidRDefault="00980668" w:rsidP="000328EF">
      <w:pPr>
        <w:pStyle w:val="PrEDNormal"/>
        <w:keepNext/>
        <w:tabs>
          <w:tab w:val="center" w:pos="4422"/>
        </w:tabs>
      </w:pPr>
    </w:p>
    <w:p w:rsidR="00EA70D0" w:rsidRDefault="000328EF" w:rsidP="000328EF">
      <w:pPr>
        <w:pStyle w:val="Epgrafe"/>
        <w:jc w:val="center"/>
      </w:pPr>
      <w:bookmarkStart w:id="26" w:name="_Ref26631115"/>
      <w:r>
        <w:t xml:space="preserve">Figura </w:t>
      </w:r>
      <w:r w:rsidR="001A600E">
        <w:fldChar w:fldCharType="begin"/>
      </w:r>
      <w:r w:rsidR="00AB618F">
        <w:instrText xml:space="preserve"> SEQ Figura \* ARABIC </w:instrText>
      </w:r>
      <w:r w:rsidR="001A600E">
        <w:fldChar w:fldCharType="separate"/>
      </w:r>
      <w:r w:rsidR="000E2172">
        <w:rPr>
          <w:noProof/>
        </w:rPr>
        <w:t>11</w:t>
      </w:r>
      <w:r w:rsidR="001A600E">
        <w:rPr>
          <w:noProof/>
        </w:rPr>
        <w:fldChar w:fldCharType="end"/>
      </w:r>
      <w:bookmarkEnd w:id="26"/>
      <w:r>
        <w:t>.- Diagrama de formas de ondas del diseño final.</w:t>
      </w:r>
    </w:p>
    <w:p w:rsidR="0098761A" w:rsidRDefault="0098761A" w:rsidP="00CC0D2F">
      <w:pPr>
        <w:pStyle w:val="PrEDNormal"/>
      </w:pPr>
    </w:p>
    <w:p w:rsidR="00202FC2" w:rsidRPr="00AD42B8" w:rsidRDefault="00202FC2" w:rsidP="00980668">
      <w:pPr>
        <w:spacing w:before="0" w:after="0"/>
        <w:jc w:val="left"/>
      </w:pPr>
    </w:p>
    <w:sectPr w:rsidR="00202FC2" w:rsidRPr="00AD42B8" w:rsidSect="0082549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6D92" w:rsidRDefault="00B76D92">
      <w:r>
        <w:separator/>
      </w:r>
    </w:p>
  </w:endnote>
  <w:endnote w:type="continuationSeparator" w:id="1">
    <w:p w:rsidR="00B76D92" w:rsidRDefault="00B76D9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xcalibur Monospace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SeriaBo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825491">
    <w:pPr>
      <w:pStyle w:val="Piedepgina"/>
      <w:pBdr>
        <w:top w:val="single" w:sz="4" w:space="1" w:color="auto"/>
      </w:pBdr>
      <w:tabs>
        <w:tab w:val="clear" w:pos="8504"/>
        <w:tab w:val="right" w:pos="9072"/>
      </w:tabs>
      <w:rPr>
        <w:rFonts w:asciiTheme="majorHAnsi" w:hAnsiTheme="majorHAnsi" w:cs="Arial"/>
        <w:sz w:val="17"/>
        <w:szCs w:val="17"/>
      </w:rPr>
    </w:pPr>
    <w:r w:rsidRPr="009C7710">
      <w:rPr>
        <w:rFonts w:asciiTheme="majorHAnsi" w:hAnsiTheme="majorHAnsi" w:cs="Arial"/>
        <w:sz w:val="17"/>
        <w:szCs w:val="17"/>
      </w:rPr>
      <w:t>Departamento de Electrónica</w:t>
    </w:r>
    <w:r w:rsidRPr="009C7710">
      <w:rPr>
        <w:rFonts w:asciiTheme="majorHAnsi" w:hAnsiTheme="majorHAnsi" w:cs="Arial"/>
        <w:sz w:val="17"/>
        <w:szCs w:val="17"/>
      </w:rPr>
      <w:tab/>
    </w:r>
    <w:r w:rsidR="001A600E" w:rsidRPr="009C7710">
      <w:rPr>
        <w:rFonts w:asciiTheme="majorHAnsi" w:hAnsiTheme="majorHAnsi" w:cs="Arial"/>
        <w:sz w:val="17"/>
        <w:szCs w:val="17"/>
      </w:rPr>
      <w:fldChar w:fldCharType="begin"/>
    </w:r>
    <w:r w:rsidRPr="009C7710">
      <w:rPr>
        <w:rFonts w:asciiTheme="majorHAnsi" w:hAnsiTheme="majorHAnsi" w:cs="Arial"/>
        <w:sz w:val="17"/>
        <w:szCs w:val="17"/>
      </w:rPr>
      <w:instrText>PAGE   \* MERGEFORMAT</w:instrText>
    </w:r>
    <w:r w:rsidR="001A600E" w:rsidRPr="009C7710">
      <w:rPr>
        <w:rFonts w:asciiTheme="majorHAnsi" w:hAnsiTheme="majorHAnsi" w:cs="Arial"/>
        <w:sz w:val="17"/>
        <w:szCs w:val="17"/>
      </w:rPr>
      <w:fldChar w:fldCharType="separate"/>
    </w:r>
    <w:r w:rsidR="00731C31">
      <w:rPr>
        <w:rFonts w:asciiTheme="majorHAnsi" w:hAnsiTheme="majorHAnsi" w:cs="Arial"/>
        <w:noProof/>
        <w:sz w:val="17"/>
        <w:szCs w:val="17"/>
      </w:rPr>
      <w:t>2</w:t>
    </w:r>
    <w:r w:rsidR="001A600E" w:rsidRPr="009C7710">
      <w:rPr>
        <w:rFonts w:asciiTheme="majorHAnsi" w:hAnsiTheme="majorHAnsi" w:cs="Arial"/>
        <w:sz w:val="17"/>
        <w:szCs w:val="17"/>
      </w:rPr>
      <w:fldChar w:fldCharType="end"/>
    </w:r>
    <w:r w:rsidRPr="009C7710">
      <w:rPr>
        <w:rFonts w:asciiTheme="majorHAnsi" w:hAnsiTheme="majorHAnsi" w:cs="Arial"/>
        <w:sz w:val="17"/>
        <w:szCs w:val="17"/>
      </w:rPr>
      <w:tab/>
      <w:t>Universidad de Alcalá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825491">
    <w:pPr>
      <w:pStyle w:val="Piedepgina"/>
      <w:pBdr>
        <w:top w:val="single" w:sz="4" w:space="1" w:color="auto"/>
      </w:pBdr>
      <w:tabs>
        <w:tab w:val="clear" w:pos="8504"/>
        <w:tab w:val="right" w:pos="9072"/>
      </w:tabs>
      <w:rPr>
        <w:rFonts w:asciiTheme="majorHAnsi" w:hAnsiTheme="majorHAnsi" w:cs="Arial"/>
        <w:sz w:val="17"/>
        <w:szCs w:val="17"/>
      </w:rPr>
    </w:pPr>
    <w:r w:rsidRPr="009C7710">
      <w:rPr>
        <w:rFonts w:asciiTheme="majorHAnsi" w:hAnsiTheme="majorHAnsi" w:cs="Arial"/>
        <w:sz w:val="17"/>
        <w:szCs w:val="17"/>
      </w:rPr>
      <w:t>Departamento de Electrónica</w:t>
    </w:r>
    <w:r w:rsidRPr="009C7710">
      <w:rPr>
        <w:rFonts w:asciiTheme="majorHAnsi" w:hAnsiTheme="majorHAnsi" w:cs="Arial"/>
        <w:sz w:val="17"/>
        <w:szCs w:val="17"/>
      </w:rPr>
      <w:tab/>
    </w:r>
    <w:r w:rsidR="001A600E" w:rsidRPr="009C7710">
      <w:rPr>
        <w:rFonts w:asciiTheme="majorHAnsi" w:hAnsiTheme="majorHAnsi" w:cs="Arial"/>
        <w:sz w:val="17"/>
        <w:szCs w:val="17"/>
      </w:rPr>
      <w:fldChar w:fldCharType="begin"/>
    </w:r>
    <w:r w:rsidRPr="009C7710">
      <w:rPr>
        <w:rFonts w:asciiTheme="majorHAnsi" w:hAnsiTheme="majorHAnsi" w:cs="Arial"/>
        <w:sz w:val="17"/>
        <w:szCs w:val="17"/>
      </w:rPr>
      <w:instrText>PAGE   \* MERGEFORMAT</w:instrText>
    </w:r>
    <w:r w:rsidR="001A600E" w:rsidRPr="009C7710">
      <w:rPr>
        <w:rFonts w:asciiTheme="majorHAnsi" w:hAnsiTheme="majorHAnsi" w:cs="Arial"/>
        <w:sz w:val="17"/>
        <w:szCs w:val="17"/>
      </w:rPr>
      <w:fldChar w:fldCharType="separate"/>
    </w:r>
    <w:r w:rsidR="00731C31">
      <w:rPr>
        <w:rFonts w:asciiTheme="majorHAnsi" w:hAnsiTheme="majorHAnsi" w:cs="Arial"/>
        <w:noProof/>
        <w:sz w:val="17"/>
        <w:szCs w:val="17"/>
      </w:rPr>
      <w:t>3</w:t>
    </w:r>
    <w:r w:rsidR="001A600E" w:rsidRPr="009C7710">
      <w:rPr>
        <w:rFonts w:asciiTheme="majorHAnsi" w:hAnsiTheme="majorHAnsi" w:cs="Arial"/>
        <w:sz w:val="17"/>
        <w:szCs w:val="17"/>
      </w:rPr>
      <w:fldChar w:fldCharType="end"/>
    </w:r>
    <w:r w:rsidRPr="009C7710">
      <w:rPr>
        <w:rFonts w:asciiTheme="majorHAnsi" w:hAnsiTheme="majorHAnsi" w:cs="Arial"/>
        <w:sz w:val="17"/>
        <w:szCs w:val="17"/>
      </w:rPr>
      <w:tab/>
      <w:t>Universidad de Alcalá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6D92" w:rsidRDefault="00B76D92">
      <w:r>
        <w:separator/>
      </w:r>
    </w:p>
  </w:footnote>
  <w:footnote w:type="continuationSeparator" w:id="1">
    <w:p w:rsidR="00B76D92" w:rsidRDefault="00B76D9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781E23">
    <w:pPr>
      <w:pStyle w:val="Encabezado"/>
      <w:pBdr>
        <w:bottom w:val="single" w:sz="4" w:space="1" w:color="auto"/>
      </w:pBdr>
      <w:tabs>
        <w:tab w:val="clear" w:pos="4252"/>
        <w:tab w:val="clear" w:pos="8504"/>
        <w:tab w:val="right" w:pos="9072"/>
      </w:tabs>
      <w:rPr>
        <w:rFonts w:asciiTheme="majorHAnsi" w:hAnsiTheme="majorHAnsi"/>
        <w:sz w:val="17"/>
        <w:szCs w:val="17"/>
        <w:lang w:val="es-ES"/>
      </w:rPr>
    </w:pPr>
    <w:r w:rsidRPr="009C7710">
      <w:rPr>
        <w:rFonts w:asciiTheme="majorHAnsi" w:hAnsiTheme="majorHAnsi"/>
        <w:sz w:val="17"/>
        <w:szCs w:val="17"/>
        <w:lang w:val="es-ES"/>
      </w:rPr>
      <w:t>Práctica 2</w:t>
    </w:r>
    <w:r w:rsidRPr="009C7710">
      <w:rPr>
        <w:rFonts w:asciiTheme="majorHAnsi" w:hAnsiTheme="majorHAnsi"/>
        <w:sz w:val="17"/>
        <w:szCs w:val="17"/>
        <w:lang w:val="es-ES"/>
      </w:rPr>
      <w:tab/>
      <w:t xml:space="preserve">Captura, simulación e implementación en </w:t>
    </w:r>
    <w:r>
      <w:rPr>
        <w:rFonts w:asciiTheme="majorHAnsi" w:hAnsiTheme="majorHAnsi"/>
        <w:sz w:val="17"/>
        <w:szCs w:val="17"/>
        <w:lang w:val="es-ES"/>
      </w:rPr>
      <w:t>CPLD</w:t>
    </w:r>
    <w:r w:rsidRPr="009C7710">
      <w:rPr>
        <w:rFonts w:asciiTheme="majorHAnsi" w:hAnsiTheme="majorHAnsi"/>
        <w:sz w:val="17"/>
        <w:szCs w:val="17"/>
        <w:lang w:val="es-ES"/>
      </w:rPr>
      <w:t xml:space="preserve"> de un sistema </w:t>
    </w:r>
    <w:r>
      <w:rPr>
        <w:rFonts w:asciiTheme="majorHAnsi" w:hAnsiTheme="majorHAnsi"/>
        <w:sz w:val="17"/>
        <w:szCs w:val="17"/>
        <w:lang w:val="es-ES"/>
      </w:rPr>
      <w:t>combinacional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9C7710" w:rsidRDefault="008802A7" w:rsidP="00614F01">
    <w:pPr>
      <w:pStyle w:val="Encabezado"/>
      <w:pBdr>
        <w:bottom w:val="single" w:sz="4" w:space="1" w:color="auto"/>
      </w:pBdr>
      <w:tabs>
        <w:tab w:val="clear" w:pos="4252"/>
      </w:tabs>
      <w:rPr>
        <w:rFonts w:asciiTheme="majorHAnsi" w:hAnsiTheme="majorHAnsi" w:cs="Arial"/>
        <w:sz w:val="17"/>
        <w:szCs w:val="17"/>
        <w:lang w:val="es-ES"/>
      </w:rPr>
    </w:pPr>
    <w:r w:rsidRPr="009C7710">
      <w:rPr>
        <w:rFonts w:asciiTheme="majorHAnsi" w:hAnsiTheme="majorHAnsi" w:cs="Arial"/>
        <w:sz w:val="17"/>
        <w:szCs w:val="17"/>
      </w:rPr>
      <w:t>Prácticas de Electrónica Digital</w:t>
    </w:r>
    <w:r w:rsidRPr="009C7710">
      <w:rPr>
        <w:rFonts w:asciiTheme="majorHAnsi" w:hAnsiTheme="majorHAnsi" w:cs="Arial"/>
        <w:sz w:val="17"/>
        <w:szCs w:val="17"/>
      </w:rPr>
      <w:tab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2A7" w:rsidRPr="004B3F75" w:rsidRDefault="008802A7" w:rsidP="005B5D86">
    <w:pPr>
      <w:pStyle w:val="Encabezado"/>
      <w:tabs>
        <w:tab w:val="clear" w:pos="4252"/>
      </w:tabs>
      <w:jc w:val="right"/>
      <w:rPr>
        <w:b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6C7AE9"/>
    <w:multiLevelType w:val="multilevel"/>
    <w:tmpl w:val="2394410C"/>
    <w:lvl w:ilvl="0">
      <w:start w:val="5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8C43DE3"/>
    <w:multiLevelType w:val="hybridMultilevel"/>
    <w:tmpl w:val="E1AE859E"/>
    <w:lvl w:ilvl="0" w:tplc="3D52DAD4">
      <w:start w:val="1"/>
      <w:numFmt w:val="bullet"/>
      <w:pStyle w:val="TesisEsquemaIntermedio"/>
      <w:lvlText w:val=""/>
      <w:lvlJc w:val="left"/>
      <w:pPr>
        <w:tabs>
          <w:tab w:val="num" w:pos="1140"/>
        </w:tabs>
        <w:ind w:left="11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E0739CB"/>
    <w:multiLevelType w:val="hybridMultilevel"/>
    <w:tmpl w:val="86CE0A08"/>
    <w:lvl w:ilvl="0" w:tplc="EDC675F4">
      <w:start w:val="1"/>
      <w:numFmt w:val="bullet"/>
      <w:pStyle w:val="TesisEsquemaAltoNivel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E991889"/>
    <w:multiLevelType w:val="hybridMultilevel"/>
    <w:tmpl w:val="1870DB5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71BD7"/>
    <w:multiLevelType w:val="hybridMultilevel"/>
    <w:tmpl w:val="89CAB2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094ACA"/>
    <w:multiLevelType w:val="hybridMultilevel"/>
    <w:tmpl w:val="5296D05A"/>
    <w:lvl w:ilvl="0" w:tplc="E604D2E6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353691"/>
    <w:multiLevelType w:val="hybridMultilevel"/>
    <w:tmpl w:val="E8F0E3D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2864EA"/>
    <w:multiLevelType w:val="multilevel"/>
    <w:tmpl w:val="387C64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8">
    <w:nsid w:val="50132F05"/>
    <w:multiLevelType w:val="hybridMultilevel"/>
    <w:tmpl w:val="F6ACB9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834BC5"/>
    <w:multiLevelType w:val="hybridMultilevel"/>
    <w:tmpl w:val="050857DA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56DC6E63"/>
    <w:multiLevelType w:val="hybridMultilevel"/>
    <w:tmpl w:val="1388B2A4"/>
    <w:lvl w:ilvl="0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>
    <w:nsid w:val="6C444B78"/>
    <w:multiLevelType w:val="hybridMultilevel"/>
    <w:tmpl w:val="2104164C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725F7EE7"/>
    <w:multiLevelType w:val="multilevel"/>
    <w:tmpl w:val="F9A499C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sz w:val="24"/>
      </w:rPr>
    </w:lvl>
    <w:lvl w:ilvl="1">
      <w:start w:val="1"/>
      <w:numFmt w:val="decimal"/>
      <w:pStyle w:val="Ttulo2"/>
      <w:lvlText w:val="%1.%2"/>
      <w:lvlJc w:val="left"/>
      <w:pPr>
        <w:ind w:left="718" w:hanging="576"/>
      </w:pPr>
      <w:rPr>
        <w:sz w:val="22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12"/>
  </w:num>
  <w:num w:numId="3">
    <w:abstractNumId w:val="10"/>
  </w:num>
  <w:num w:numId="4">
    <w:abstractNumId w:val="9"/>
  </w:num>
  <w:num w:numId="5">
    <w:abstractNumId w:val="11"/>
  </w:num>
  <w:num w:numId="6">
    <w:abstractNumId w:val="1"/>
  </w:num>
  <w:num w:numId="7">
    <w:abstractNumId w:val="2"/>
  </w:num>
  <w:num w:numId="8">
    <w:abstractNumId w:val="8"/>
  </w:num>
  <w:num w:numId="9">
    <w:abstractNumId w:val="4"/>
  </w:num>
  <w:num w:numId="10">
    <w:abstractNumId w:val="5"/>
  </w:num>
  <w:num w:numId="11">
    <w:abstractNumId w:val="3"/>
  </w:num>
  <w:num w:numId="12">
    <w:abstractNumId w:val="0"/>
  </w:num>
  <w:num w:numId="13">
    <w:abstractNumId w:val="6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stylePaneFormatFilter w:val="3F01"/>
  <w:trackRevisions/>
  <w:defaultTabStop w:val="708"/>
  <w:hyphenationZone w:val="425"/>
  <w:evenAndOddHeaders/>
  <w:drawingGridHorizontalSpacing w:val="120"/>
  <w:drawingGridVerticalSpacing w:val="11"/>
  <w:displayHorizontalDrawingGridEvery w:val="2"/>
  <w:characterSpacingControl w:val="doNotCompress"/>
  <w:hdrShapeDefaults>
    <o:shapedefaults v:ext="edit" spidmax="5122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A761AA"/>
    <w:rsid w:val="000024CF"/>
    <w:rsid w:val="00004856"/>
    <w:rsid w:val="00004EA4"/>
    <w:rsid w:val="00005BCB"/>
    <w:rsid w:val="0000726C"/>
    <w:rsid w:val="00011D9A"/>
    <w:rsid w:val="00013B4F"/>
    <w:rsid w:val="000171C4"/>
    <w:rsid w:val="00021B15"/>
    <w:rsid w:val="00021B80"/>
    <w:rsid w:val="00026333"/>
    <w:rsid w:val="0002712C"/>
    <w:rsid w:val="00027658"/>
    <w:rsid w:val="000276C0"/>
    <w:rsid w:val="00027875"/>
    <w:rsid w:val="00030728"/>
    <w:rsid w:val="0003195E"/>
    <w:rsid w:val="00032237"/>
    <w:rsid w:val="000328EF"/>
    <w:rsid w:val="00034B9B"/>
    <w:rsid w:val="00034BE0"/>
    <w:rsid w:val="000367F3"/>
    <w:rsid w:val="000375AF"/>
    <w:rsid w:val="000377C5"/>
    <w:rsid w:val="000441AC"/>
    <w:rsid w:val="0004423D"/>
    <w:rsid w:val="000442AD"/>
    <w:rsid w:val="00047CBC"/>
    <w:rsid w:val="0005186F"/>
    <w:rsid w:val="00051EF0"/>
    <w:rsid w:val="00052A0F"/>
    <w:rsid w:val="00052C95"/>
    <w:rsid w:val="00052FFA"/>
    <w:rsid w:val="0005344A"/>
    <w:rsid w:val="00054B5B"/>
    <w:rsid w:val="00055C1C"/>
    <w:rsid w:val="00055F73"/>
    <w:rsid w:val="00056CC8"/>
    <w:rsid w:val="000576C6"/>
    <w:rsid w:val="00060633"/>
    <w:rsid w:val="00061111"/>
    <w:rsid w:val="00063423"/>
    <w:rsid w:val="00064BD3"/>
    <w:rsid w:val="00065962"/>
    <w:rsid w:val="00066CDD"/>
    <w:rsid w:val="0006747A"/>
    <w:rsid w:val="000701F0"/>
    <w:rsid w:val="000707CC"/>
    <w:rsid w:val="00070A35"/>
    <w:rsid w:val="00073228"/>
    <w:rsid w:val="00074050"/>
    <w:rsid w:val="00075E53"/>
    <w:rsid w:val="00077CBD"/>
    <w:rsid w:val="00081EF2"/>
    <w:rsid w:val="000820A9"/>
    <w:rsid w:val="0008245E"/>
    <w:rsid w:val="00082D7F"/>
    <w:rsid w:val="00083CB2"/>
    <w:rsid w:val="00083F06"/>
    <w:rsid w:val="00085940"/>
    <w:rsid w:val="00085FE8"/>
    <w:rsid w:val="000861CC"/>
    <w:rsid w:val="00086CA3"/>
    <w:rsid w:val="00090705"/>
    <w:rsid w:val="000909A8"/>
    <w:rsid w:val="0009135C"/>
    <w:rsid w:val="0009447A"/>
    <w:rsid w:val="00095A1E"/>
    <w:rsid w:val="0009747E"/>
    <w:rsid w:val="000974F3"/>
    <w:rsid w:val="000A0402"/>
    <w:rsid w:val="000A1A3F"/>
    <w:rsid w:val="000A457C"/>
    <w:rsid w:val="000A5651"/>
    <w:rsid w:val="000B0119"/>
    <w:rsid w:val="000B1735"/>
    <w:rsid w:val="000B2632"/>
    <w:rsid w:val="000B352A"/>
    <w:rsid w:val="000B52FA"/>
    <w:rsid w:val="000B56E3"/>
    <w:rsid w:val="000B5DA3"/>
    <w:rsid w:val="000C1BC5"/>
    <w:rsid w:val="000C3702"/>
    <w:rsid w:val="000C3DD2"/>
    <w:rsid w:val="000C3F55"/>
    <w:rsid w:val="000C5008"/>
    <w:rsid w:val="000C501D"/>
    <w:rsid w:val="000C516A"/>
    <w:rsid w:val="000C624C"/>
    <w:rsid w:val="000C701C"/>
    <w:rsid w:val="000C7771"/>
    <w:rsid w:val="000D0B52"/>
    <w:rsid w:val="000D3D7B"/>
    <w:rsid w:val="000D4E28"/>
    <w:rsid w:val="000D56EC"/>
    <w:rsid w:val="000D576A"/>
    <w:rsid w:val="000D5F43"/>
    <w:rsid w:val="000D6B2C"/>
    <w:rsid w:val="000D6BD8"/>
    <w:rsid w:val="000D7328"/>
    <w:rsid w:val="000D7CF1"/>
    <w:rsid w:val="000E0705"/>
    <w:rsid w:val="000E0804"/>
    <w:rsid w:val="000E2172"/>
    <w:rsid w:val="000E2C1D"/>
    <w:rsid w:val="000E35F5"/>
    <w:rsid w:val="000E57FC"/>
    <w:rsid w:val="000F1DBE"/>
    <w:rsid w:val="000F1E69"/>
    <w:rsid w:val="000F28F2"/>
    <w:rsid w:val="000F535B"/>
    <w:rsid w:val="000F560A"/>
    <w:rsid w:val="000F6F75"/>
    <w:rsid w:val="0010208D"/>
    <w:rsid w:val="00103678"/>
    <w:rsid w:val="00104358"/>
    <w:rsid w:val="00104474"/>
    <w:rsid w:val="001044FA"/>
    <w:rsid w:val="00106E46"/>
    <w:rsid w:val="001103E2"/>
    <w:rsid w:val="00110422"/>
    <w:rsid w:val="001108BF"/>
    <w:rsid w:val="001109D9"/>
    <w:rsid w:val="001112FF"/>
    <w:rsid w:val="001118A9"/>
    <w:rsid w:val="00121DA2"/>
    <w:rsid w:val="00122326"/>
    <w:rsid w:val="00122A31"/>
    <w:rsid w:val="00123A0D"/>
    <w:rsid w:val="00123C72"/>
    <w:rsid w:val="001256A2"/>
    <w:rsid w:val="00125AF3"/>
    <w:rsid w:val="00127816"/>
    <w:rsid w:val="00130462"/>
    <w:rsid w:val="00132421"/>
    <w:rsid w:val="00132E6F"/>
    <w:rsid w:val="00133BCF"/>
    <w:rsid w:val="00135C80"/>
    <w:rsid w:val="0013757D"/>
    <w:rsid w:val="001404B2"/>
    <w:rsid w:val="00140E5E"/>
    <w:rsid w:val="001417BC"/>
    <w:rsid w:val="00141E57"/>
    <w:rsid w:val="0014235A"/>
    <w:rsid w:val="00143C02"/>
    <w:rsid w:val="001464F4"/>
    <w:rsid w:val="00147FFB"/>
    <w:rsid w:val="0015127D"/>
    <w:rsid w:val="0015247C"/>
    <w:rsid w:val="00152CFC"/>
    <w:rsid w:val="00153078"/>
    <w:rsid w:val="00153E31"/>
    <w:rsid w:val="001544A7"/>
    <w:rsid w:val="00154855"/>
    <w:rsid w:val="0015637A"/>
    <w:rsid w:val="00160753"/>
    <w:rsid w:val="001610B1"/>
    <w:rsid w:val="00161EF7"/>
    <w:rsid w:val="00162FF5"/>
    <w:rsid w:val="00163B3D"/>
    <w:rsid w:val="00164962"/>
    <w:rsid w:val="00167365"/>
    <w:rsid w:val="00170F5A"/>
    <w:rsid w:val="001714C9"/>
    <w:rsid w:val="001749AB"/>
    <w:rsid w:val="00175595"/>
    <w:rsid w:val="001762AC"/>
    <w:rsid w:val="00176658"/>
    <w:rsid w:val="0018490B"/>
    <w:rsid w:val="0018595A"/>
    <w:rsid w:val="00187D5C"/>
    <w:rsid w:val="0019008E"/>
    <w:rsid w:val="00192618"/>
    <w:rsid w:val="001934A3"/>
    <w:rsid w:val="001A0658"/>
    <w:rsid w:val="001A1177"/>
    <w:rsid w:val="001A1EA8"/>
    <w:rsid w:val="001A20F3"/>
    <w:rsid w:val="001A2770"/>
    <w:rsid w:val="001A29A7"/>
    <w:rsid w:val="001A2C89"/>
    <w:rsid w:val="001A3864"/>
    <w:rsid w:val="001A3AF3"/>
    <w:rsid w:val="001A3F12"/>
    <w:rsid w:val="001A4778"/>
    <w:rsid w:val="001A4AEC"/>
    <w:rsid w:val="001A5D63"/>
    <w:rsid w:val="001A5DA4"/>
    <w:rsid w:val="001A600E"/>
    <w:rsid w:val="001A7DE9"/>
    <w:rsid w:val="001B2B63"/>
    <w:rsid w:val="001B5CEF"/>
    <w:rsid w:val="001B7CCF"/>
    <w:rsid w:val="001C08C4"/>
    <w:rsid w:val="001C098A"/>
    <w:rsid w:val="001C2342"/>
    <w:rsid w:val="001C2B5C"/>
    <w:rsid w:val="001C35E4"/>
    <w:rsid w:val="001C5B99"/>
    <w:rsid w:val="001C672E"/>
    <w:rsid w:val="001C6C5D"/>
    <w:rsid w:val="001C6CCE"/>
    <w:rsid w:val="001C7976"/>
    <w:rsid w:val="001C7995"/>
    <w:rsid w:val="001D5193"/>
    <w:rsid w:val="001D5F8A"/>
    <w:rsid w:val="001D6332"/>
    <w:rsid w:val="001E0633"/>
    <w:rsid w:val="001E3DD3"/>
    <w:rsid w:val="001E42CB"/>
    <w:rsid w:val="001E6129"/>
    <w:rsid w:val="001E74FA"/>
    <w:rsid w:val="001F1269"/>
    <w:rsid w:val="001F2405"/>
    <w:rsid w:val="001F2683"/>
    <w:rsid w:val="001F2812"/>
    <w:rsid w:val="001F3213"/>
    <w:rsid w:val="001F3D5B"/>
    <w:rsid w:val="001F6D09"/>
    <w:rsid w:val="001F6DFB"/>
    <w:rsid w:val="001F7A12"/>
    <w:rsid w:val="001F7E8A"/>
    <w:rsid w:val="00201241"/>
    <w:rsid w:val="002018FF"/>
    <w:rsid w:val="00202535"/>
    <w:rsid w:val="00202864"/>
    <w:rsid w:val="00202FC2"/>
    <w:rsid w:val="0020343D"/>
    <w:rsid w:val="00203BE6"/>
    <w:rsid w:val="00203CB1"/>
    <w:rsid w:val="00204731"/>
    <w:rsid w:val="00204C18"/>
    <w:rsid w:val="00204CBF"/>
    <w:rsid w:val="0020589B"/>
    <w:rsid w:val="00205991"/>
    <w:rsid w:val="00205C4E"/>
    <w:rsid w:val="002077F8"/>
    <w:rsid w:val="00210822"/>
    <w:rsid w:val="00215144"/>
    <w:rsid w:val="00216C5B"/>
    <w:rsid w:val="002172B1"/>
    <w:rsid w:val="002176C1"/>
    <w:rsid w:val="00220065"/>
    <w:rsid w:val="00221E7C"/>
    <w:rsid w:val="00222363"/>
    <w:rsid w:val="0022392D"/>
    <w:rsid w:val="00223E6D"/>
    <w:rsid w:val="00227220"/>
    <w:rsid w:val="00231E1A"/>
    <w:rsid w:val="0023244F"/>
    <w:rsid w:val="002330AC"/>
    <w:rsid w:val="00233683"/>
    <w:rsid w:val="00234397"/>
    <w:rsid w:val="00235AD1"/>
    <w:rsid w:val="00237B34"/>
    <w:rsid w:val="00243D20"/>
    <w:rsid w:val="00245CBF"/>
    <w:rsid w:val="00245F62"/>
    <w:rsid w:val="002525EA"/>
    <w:rsid w:val="002537DD"/>
    <w:rsid w:val="002545B2"/>
    <w:rsid w:val="00254689"/>
    <w:rsid w:val="00256368"/>
    <w:rsid w:val="0025710D"/>
    <w:rsid w:val="0026046C"/>
    <w:rsid w:val="00260D47"/>
    <w:rsid w:val="00261010"/>
    <w:rsid w:val="00262280"/>
    <w:rsid w:val="002624D4"/>
    <w:rsid w:val="00266675"/>
    <w:rsid w:val="002707D8"/>
    <w:rsid w:val="002718AA"/>
    <w:rsid w:val="00271CE1"/>
    <w:rsid w:val="002722E8"/>
    <w:rsid w:val="00274155"/>
    <w:rsid w:val="0027415A"/>
    <w:rsid w:val="002761C3"/>
    <w:rsid w:val="00276D1A"/>
    <w:rsid w:val="00282781"/>
    <w:rsid w:val="00283FA1"/>
    <w:rsid w:val="0028472B"/>
    <w:rsid w:val="00285F41"/>
    <w:rsid w:val="00287C32"/>
    <w:rsid w:val="0029150F"/>
    <w:rsid w:val="00291C08"/>
    <w:rsid w:val="00292081"/>
    <w:rsid w:val="0029212C"/>
    <w:rsid w:val="002954A9"/>
    <w:rsid w:val="00295DDE"/>
    <w:rsid w:val="002976CF"/>
    <w:rsid w:val="002A066A"/>
    <w:rsid w:val="002A19DC"/>
    <w:rsid w:val="002A2671"/>
    <w:rsid w:val="002A2854"/>
    <w:rsid w:val="002A6E5A"/>
    <w:rsid w:val="002A7835"/>
    <w:rsid w:val="002B009E"/>
    <w:rsid w:val="002B1777"/>
    <w:rsid w:val="002B184B"/>
    <w:rsid w:val="002B2948"/>
    <w:rsid w:val="002B430A"/>
    <w:rsid w:val="002B59CA"/>
    <w:rsid w:val="002B5E9B"/>
    <w:rsid w:val="002B7983"/>
    <w:rsid w:val="002C1FA1"/>
    <w:rsid w:val="002C3492"/>
    <w:rsid w:val="002C6756"/>
    <w:rsid w:val="002D1CCA"/>
    <w:rsid w:val="002D5D73"/>
    <w:rsid w:val="002D5E99"/>
    <w:rsid w:val="002E20F4"/>
    <w:rsid w:val="002E35D9"/>
    <w:rsid w:val="002E468C"/>
    <w:rsid w:val="002E49F9"/>
    <w:rsid w:val="002E641C"/>
    <w:rsid w:val="002E6512"/>
    <w:rsid w:val="002E7E7C"/>
    <w:rsid w:val="002F0776"/>
    <w:rsid w:val="002F0DE9"/>
    <w:rsid w:val="002F269D"/>
    <w:rsid w:val="002F277D"/>
    <w:rsid w:val="002F28F0"/>
    <w:rsid w:val="002F2AF6"/>
    <w:rsid w:val="002F3074"/>
    <w:rsid w:val="002F427D"/>
    <w:rsid w:val="002F4B12"/>
    <w:rsid w:val="002F4C4D"/>
    <w:rsid w:val="002F7B41"/>
    <w:rsid w:val="003001EB"/>
    <w:rsid w:val="003004F6"/>
    <w:rsid w:val="0030158F"/>
    <w:rsid w:val="00303CA4"/>
    <w:rsid w:val="00303EA6"/>
    <w:rsid w:val="00304489"/>
    <w:rsid w:val="00304BA2"/>
    <w:rsid w:val="00305C56"/>
    <w:rsid w:val="003066C2"/>
    <w:rsid w:val="00306A2B"/>
    <w:rsid w:val="003134F7"/>
    <w:rsid w:val="0031357C"/>
    <w:rsid w:val="00314A11"/>
    <w:rsid w:val="00315414"/>
    <w:rsid w:val="003202AE"/>
    <w:rsid w:val="00320F11"/>
    <w:rsid w:val="00322B4D"/>
    <w:rsid w:val="003238A5"/>
    <w:rsid w:val="00325712"/>
    <w:rsid w:val="00332E9D"/>
    <w:rsid w:val="00334891"/>
    <w:rsid w:val="00334FC3"/>
    <w:rsid w:val="00337C84"/>
    <w:rsid w:val="0034280D"/>
    <w:rsid w:val="00342CC8"/>
    <w:rsid w:val="003433B5"/>
    <w:rsid w:val="00345F5E"/>
    <w:rsid w:val="003478F7"/>
    <w:rsid w:val="00351761"/>
    <w:rsid w:val="00351B6D"/>
    <w:rsid w:val="00353174"/>
    <w:rsid w:val="00355281"/>
    <w:rsid w:val="003556FD"/>
    <w:rsid w:val="00355BDC"/>
    <w:rsid w:val="00356F40"/>
    <w:rsid w:val="003602DF"/>
    <w:rsid w:val="00360C8E"/>
    <w:rsid w:val="00362759"/>
    <w:rsid w:val="003633AE"/>
    <w:rsid w:val="00363D8A"/>
    <w:rsid w:val="003647FC"/>
    <w:rsid w:val="00366715"/>
    <w:rsid w:val="00370F57"/>
    <w:rsid w:val="00372125"/>
    <w:rsid w:val="003721B2"/>
    <w:rsid w:val="0037309A"/>
    <w:rsid w:val="00375C85"/>
    <w:rsid w:val="003763EF"/>
    <w:rsid w:val="00380936"/>
    <w:rsid w:val="00381567"/>
    <w:rsid w:val="00381E86"/>
    <w:rsid w:val="0038303F"/>
    <w:rsid w:val="0038459F"/>
    <w:rsid w:val="00386452"/>
    <w:rsid w:val="003903ED"/>
    <w:rsid w:val="00392707"/>
    <w:rsid w:val="00393A6F"/>
    <w:rsid w:val="00394633"/>
    <w:rsid w:val="003A0139"/>
    <w:rsid w:val="003A0946"/>
    <w:rsid w:val="003A6A51"/>
    <w:rsid w:val="003B23A8"/>
    <w:rsid w:val="003B4720"/>
    <w:rsid w:val="003B603F"/>
    <w:rsid w:val="003B72D9"/>
    <w:rsid w:val="003C0812"/>
    <w:rsid w:val="003C1F95"/>
    <w:rsid w:val="003C414D"/>
    <w:rsid w:val="003C6FC1"/>
    <w:rsid w:val="003C78B5"/>
    <w:rsid w:val="003D02E4"/>
    <w:rsid w:val="003D0A44"/>
    <w:rsid w:val="003D29CC"/>
    <w:rsid w:val="003D369F"/>
    <w:rsid w:val="003D3CF1"/>
    <w:rsid w:val="003D3EC1"/>
    <w:rsid w:val="003D4A94"/>
    <w:rsid w:val="003D5542"/>
    <w:rsid w:val="003D56B1"/>
    <w:rsid w:val="003D580A"/>
    <w:rsid w:val="003D5F49"/>
    <w:rsid w:val="003E0DF9"/>
    <w:rsid w:val="003E4DC3"/>
    <w:rsid w:val="003E63ED"/>
    <w:rsid w:val="003F04E0"/>
    <w:rsid w:val="003F2C7D"/>
    <w:rsid w:val="003F2DB6"/>
    <w:rsid w:val="003F341C"/>
    <w:rsid w:val="003F7765"/>
    <w:rsid w:val="003F7D78"/>
    <w:rsid w:val="00400296"/>
    <w:rsid w:val="004008DD"/>
    <w:rsid w:val="00401099"/>
    <w:rsid w:val="004043A3"/>
    <w:rsid w:val="00404639"/>
    <w:rsid w:val="00404869"/>
    <w:rsid w:val="004066E8"/>
    <w:rsid w:val="004070A1"/>
    <w:rsid w:val="00407942"/>
    <w:rsid w:val="0041287E"/>
    <w:rsid w:val="00420232"/>
    <w:rsid w:val="0042052D"/>
    <w:rsid w:val="0042096C"/>
    <w:rsid w:val="00422A86"/>
    <w:rsid w:val="00424DEF"/>
    <w:rsid w:val="00425A6E"/>
    <w:rsid w:val="0042646A"/>
    <w:rsid w:val="004268C2"/>
    <w:rsid w:val="004273CB"/>
    <w:rsid w:val="00430811"/>
    <w:rsid w:val="00431719"/>
    <w:rsid w:val="004339D1"/>
    <w:rsid w:val="004341CD"/>
    <w:rsid w:val="00442BF6"/>
    <w:rsid w:val="00442D8E"/>
    <w:rsid w:val="00444643"/>
    <w:rsid w:val="004458CC"/>
    <w:rsid w:val="00445F20"/>
    <w:rsid w:val="0044650A"/>
    <w:rsid w:val="004509A7"/>
    <w:rsid w:val="00451827"/>
    <w:rsid w:val="0045216B"/>
    <w:rsid w:val="004527C6"/>
    <w:rsid w:val="00453DAD"/>
    <w:rsid w:val="00454095"/>
    <w:rsid w:val="00454776"/>
    <w:rsid w:val="0045499D"/>
    <w:rsid w:val="00456340"/>
    <w:rsid w:val="00457F07"/>
    <w:rsid w:val="0046033B"/>
    <w:rsid w:val="0046049A"/>
    <w:rsid w:val="004623C2"/>
    <w:rsid w:val="004646DB"/>
    <w:rsid w:val="00467866"/>
    <w:rsid w:val="00470700"/>
    <w:rsid w:val="00473358"/>
    <w:rsid w:val="00473481"/>
    <w:rsid w:val="00473533"/>
    <w:rsid w:val="00477CA0"/>
    <w:rsid w:val="0048042C"/>
    <w:rsid w:val="0048214E"/>
    <w:rsid w:val="004823FA"/>
    <w:rsid w:val="0048316E"/>
    <w:rsid w:val="00483B1F"/>
    <w:rsid w:val="004872AC"/>
    <w:rsid w:val="0048738C"/>
    <w:rsid w:val="00490CA4"/>
    <w:rsid w:val="00491010"/>
    <w:rsid w:val="0049135F"/>
    <w:rsid w:val="00494606"/>
    <w:rsid w:val="00495501"/>
    <w:rsid w:val="0049793C"/>
    <w:rsid w:val="004A40E6"/>
    <w:rsid w:val="004A4431"/>
    <w:rsid w:val="004A4FD9"/>
    <w:rsid w:val="004B1217"/>
    <w:rsid w:val="004B179E"/>
    <w:rsid w:val="004B3210"/>
    <w:rsid w:val="004B3721"/>
    <w:rsid w:val="004B39AE"/>
    <w:rsid w:val="004B3F75"/>
    <w:rsid w:val="004B439C"/>
    <w:rsid w:val="004B7099"/>
    <w:rsid w:val="004C2A35"/>
    <w:rsid w:val="004C3275"/>
    <w:rsid w:val="004C38E2"/>
    <w:rsid w:val="004C3B2F"/>
    <w:rsid w:val="004C4173"/>
    <w:rsid w:val="004C4C9F"/>
    <w:rsid w:val="004C72E2"/>
    <w:rsid w:val="004D4692"/>
    <w:rsid w:val="004D4871"/>
    <w:rsid w:val="004D6A31"/>
    <w:rsid w:val="004D7604"/>
    <w:rsid w:val="004E2448"/>
    <w:rsid w:val="004E3076"/>
    <w:rsid w:val="004E4BF1"/>
    <w:rsid w:val="004E4E2A"/>
    <w:rsid w:val="004E5DC8"/>
    <w:rsid w:val="004E5DFA"/>
    <w:rsid w:val="004E5F47"/>
    <w:rsid w:val="004E6B80"/>
    <w:rsid w:val="004F0324"/>
    <w:rsid w:val="004F1044"/>
    <w:rsid w:val="004F2B75"/>
    <w:rsid w:val="004F47CA"/>
    <w:rsid w:val="004F4860"/>
    <w:rsid w:val="004F634C"/>
    <w:rsid w:val="004F6425"/>
    <w:rsid w:val="00500C04"/>
    <w:rsid w:val="00501805"/>
    <w:rsid w:val="00501E78"/>
    <w:rsid w:val="0051125A"/>
    <w:rsid w:val="00513120"/>
    <w:rsid w:val="00513300"/>
    <w:rsid w:val="0051363E"/>
    <w:rsid w:val="005140F8"/>
    <w:rsid w:val="00514344"/>
    <w:rsid w:val="00515F4F"/>
    <w:rsid w:val="0051696A"/>
    <w:rsid w:val="0051710C"/>
    <w:rsid w:val="00517148"/>
    <w:rsid w:val="00522AE1"/>
    <w:rsid w:val="005236E7"/>
    <w:rsid w:val="00523968"/>
    <w:rsid w:val="00523CCE"/>
    <w:rsid w:val="00523F77"/>
    <w:rsid w:val="0052528C"/>
    <w:rsid w:val="00525AA0"/>
    <w:rsid w:val="00526BC7"/>
    <w:rsid w:val="005301B1"/>
    <w:rsid w:val="00535555"/>
    <w:rsid w:val="005367C8"/>
    <w:rsid w:val="00540909"/>
    <w:rsid w:val="005409B3"/>
    <w:rsid w:val="005414EC"/>
    <w:rsid w:val="00542136"/>
    <w:rsid w:val="00543069"/>
    <w:rsid w:val="005437F4"/>
    <w:rsid w:val="00545392"/>
    <w:rsid w:val="00551AB2"/>
    <w:rsid w:val="00551BB6"/>
    <w:rsid w:val="0055287D"/>
    <w:rsid w:val="00553093"/>
    <w:rsid w:val="005542EA"/>
    <w:rsid w:val="005552C4"/>
    <w:rsid w:val="0055546C"/>
    <w:rsid w:val="005562ED"/>
    <w:rsid w:val="005566A2"/>
    <w:rsid w:val="00557C7D"/>
    <w:rsid w:val="00561661"/>
    <w:rsid w:val="00562634"/>
    <w:rsid w:val="005636DE"/>
    <w:rsid w:val="00564E7E"/>
    <w:rsid w:val="005662AE"/>
    <w:rsid w:val="00566627"/>
    <w:rsid w:val="00571271"/>
    <w:rsid w:val="00575B86"/>
    <w:rsid w:val="00582874"/>
    <w:rsid w:val="00585BB9"/>
    <w:rsid w:val="005867A1"/>
    <w:rsid w:val="00586AB8"/>
    <w:rsid w:val="00587ADE"/>
    <w:rsid w:val="005917CB"/>
    <w:rsid w:val="0059423C"/>
    <w:rsid w:val="00596AA2"/>
    <w:rsid w:val="005A5A11"/>
    <w:rsid w:val="005A61F2"/>
    <w:rsid w:val="005A63E4"/>
    <w:rsid w:val="005B03EE"/>
    <w:rsid w:val="005B1881"/>
    <w:rsid w:val="005B1C6D"/>
    <w:rsid w:val="005B3DD1"/>
    <w:rsid w:val="005B4399"/>
    <w:rsid w:val="005B4BD7"/>
    <w:rsid w:val="005B5D86"/>
    <w:rsid w:val="005B69A8"/>
    <w:rsid w:val="005C16F3"/>
    <w:rsid w:val="005C23D0"/>
    <w:rsid w:val="005C3285"/>
    <w:rsid w:val="005C32C9"/>
    <w:rsid w:val="005C3A55"/>
    <w:rsid w:val="005C67D9"/>
    <w:rsid w:val="005C6A51"/>
    <w:rsid w:val="005C6FB1"/>
    <w:rsid w:val="005D0A97"/>
    <w:rsid w:val="005D14A4"/>
    <w:rsid w:val="005D3FCC"/>
    <w:rsid w:val="005D466B"/>
    <w:rsid w:val="005D48BE"/>
    <w:rsid w:val="005D658C"/>
    <w:rsid w:val="005D7033"/>
    <w:rsid w:val="005E1959"/>
    <w:rsid w:val="005E2CEC"/>
    <w:rsid w:val="005E45EB"/>
    <w:rsid w:val="005E4F5B"/>
    <w:rsid w:val="005E6459"/>
    <w:rsid w:val="005F163F"/>
    <w:rsid w:val="005F23A2"/>
    <w:rsid w:val="005F3077"/>
    <w:rsid w:val="005F321D"/>
    <w:rsid w:val="005F3F09"/>
    <w:rsid w:val="005F5B8C"/>
    <w:rsid w:val="005F5C96"/>
    <w:rsid w:val="005F7A50"/>
    <w:rsid w:val="00600AA0"/>
    <w:rsid w:val="00603A1D"/>
    <w:rsid w:val="006042BB"/>
    <w:rsid w:val="00607234"/>
    <w:rsid w:val="0061082B"/>
    <w:rsid w:val="00612310"/>
    <w:rsid w:val="00612B81"/>
    <w:rsid w:val="0061331E"/>
    <w:rsid w:val="00613335"/>
    <w:rsid w:val="006136FA"/>
    <w:rsid w:val="00613A07"/>
    <w:rsid w:val="00613F68"/>
    <w:rsid w:val="00614F01"/>
    <w:rsid w:val="00615392"/>
    <w:rsid w:val="006166A5"/>
    <w:rsid w:val="00616DAD"/>
    <w:rsid w:val="0062083C"/>
    <w:rsid w:val="00620F3B"/>
    <w:rsid w:val="00620F84"/>
    <w:rsid w:val="0062113E"/>
    <w:rsid w:val="00623514"/>
    <w:rsid w:val="0062394D"/>
    <w:rsid w:val="00623B2A"/>
    <w:rsid w:val="0062484A"/>
    <w:rsid w:val="00625337"/>
    <w:rsid w:val="006257C8"/>
    <w:rsid w:val="00625A02"/>
    <w:rsid w:val="00626607"/>
    <w:rsid w:val="00627402"/>
    <w:rsid w:val="0063079D"/>
    <w:rsid w:val="00630CFC"/>
    <w:rsid w:val="00632502"/>
    <w:rsid w:val="00632694"/>
    <w:rsid w:val="006333D6"/>
    <w:rsid w:val="0063524A"/>
    <w:rsid w:val="006364FB"/>
    <w:rsid w:val="00636BBC"/>
    <w:rsid w:val="006378C4"/>
    <w:rsid w:val="006419D5"/>
    <w:rsid w:val="006419E0"/>
    <w:rsid w:val="006424C7"/>
    <w:rsid w:val="006439C5"/>
    <w:rsid w:val="006456CA"/>
    <w:rsid w:val="006471BE"/>
    <w:rsid w:val="0064783A"/>
    <w:rsid w:val="00647C7C"/>
    <w:rsid w:val="006503F5"/>
    <w:rsid w:val="00651BEF"/>
    <w:rsid w:val="00652696"/>
    <w:rsid w:val="0065445E"/>
    <w:rsid w:val="00654603"/>
    <w:rsid w:val="006554C8"/>
    <w:rsid w:val="0065653D"/>
    <w:rsid w:val="00657927"/>
    <w:rsid w:val="006579CD"/>
    <w:rsid w:val="00657F94"/>
    <w:rsid w:val="0066049A"/>
    <w:rsid w:val="00660990"/>
    <w:rsid w:val="00660C02"/>
    <w:rsid w:val="0066270A"/>
    <w:rsid w:val="00662A62"/>
    <w:rsid w:val="0066324B"/>
    <w:rsid w:val="0066352B"/>
    <w:rsid w:val="00663D6D"/>
    <w:rsid w:val="0066455F"/>
    <w:rsid w:val="0066634F"/>
    <w:rsid w:val="00667217"/>
    <w:rsid w:val="00671757"/>
    <w:rsid w:val="00672AF7"/>
    <w:rsid w:val="00672D5B"/>
    <w:rsid w:val="00675D7F"/>
    <w:rsid w:val="00680185"/>
    <w:rsid w:val="00682F47"/>
    <w:rsid w:val="0068376E"/>
    <w:rsid w:val="00685C95"/>
    <w:rsid w:val="00686D40"/>
    <w:rsid w:val="00687988"/>
    <w:rsid w:val="00687D89"/>
    <w:rsid w:val="00691624"/>
    <w:rsid w:val="00692A25"/>
    <w:rsid w:val="00692B76"/>
    <w:rsid w:val="00693A12"/>
    <w:rsid w:val="0069422E"/>
    <w:rsid w:val="006A0324"/>
    <w:rsid w:val="006A0564"/>
    <w:rsid w:val="006A1065"/>
    <w:rsid w:val="006A33AB"/>
    <w:rsid w:val="006A6C23"/>
    <w:rsid w:val="006B190E"/>
    <w:rsid w:val="006B3FCB"/>
    <w:rsid w:val="006B4CB7"/>
    <w:rsid w:val="006B546D"/>
    <w:rsid w:val="006B64AE"/>
    <w:rsid w:val="006C03EA"/>
    <w:rsid w:val="006C0BCA"/>
    <w:rsid w:val="006C0E89"/>
    <w:rsid w:val="006C609B"/>
    <w:rsid w:val="006C6DAA"/>
    <w:rsid w:val="006D2F40"/>
    <w:rsid w:val="006D43F5"/>
    <w:rsid w:val="006D58F4"/>
    <w:rsid w:val="006D644C"/>
    <w:rsid w:val="006E475B"/>
    <w:rsid w:val="006E56F9"/>
    <w:rsid w:val="006E791B"/>
    <w:rsid w:val="006F2A26"/>
    <w:rsid w:val="006F2BA6"/>
    <w:rsid w:val="006F4041"/>
    <w:rsid w:val="006F5D13"/>
    <w:rsid w:val="006F5EB2"/>
    <w:rsid w:val="006F6F3C"/>
    <w:rsid w:val="006F70FB"/>
    <w:rsid w:val="007001CE"/>
    <w:rsid w:val="0070093A"/>
    <w:rsid w:val="0070326B"/>
    <w:rsid w:val="00703863"/>
    <w:rsid w:val="00704954"/>
    <w:rsid w:val="00706F70"/>
    <w:rsid w:val="00714B86"/>
    <w:rsid w:val="00715A19"/>
    <w:rsid w:val="00716B72"/>
    <w:rsid w:val="00716E2F"/>
    <w:rsid w:val="00716E5D"/>
    <w:rsid w:val="00717FCD"/>
    <w:rsid w:val="00721E75"/>
    <w:rsid w:val="00722701"/>
    <w:rsid w:val="00723AC1"/>
    <w:rsid w:val="00725C1B"/>
    <w:rsid w:val="0072648C"/>
    <w:rsid w:val="00730D80"/>
    <w:rsid w:val="00731157"/>
    <w:rsid w:val="00731755"/>
    <w:rsid w:val="00731AAC"/>
    <w:rsid w:val="00731C31"/>
    <w:rsid w:val="00732033"/>
    <w:rsid w:val="00732E82"/>
    <w:rsid w:val="007333F1"/>
    <w:rsid w:val="0073367D"/>
    <w:rsid w:val="0073520C"/>
    <w:rsid w:val="0073699F"/>
    <w:rsid w:val="00736A3D"/>
    <w:rsid w:val="007373B9"/>
    <w:rsid w:val="00737CAD"/>
    <w:rsid w:val="00737D19"/>
    <w:rsid w:val="00741169"/>
    <w:rsid w:val="007417F5"/>
    <w:rsid w:val="00741FF0"/>
    <w:rsid w:val="00743B23"/>
    <w:rsid w:val="00743C17"/>
    <w:rsid w:val="0074410A"/>
    <w:rsid w:val="00746172"/>
    <w:rsid w:val="00746502"/>
    <w:rsid w:val="007505C1"/>
    <w:rsid w:val="00750657"/>
    <w:rsid w:val="00753BD5"/>
    <w:rsid w:val="0075541B"/>
    <w:rsid w:val="00755435"/>
    <w:rsid w:val="007559C5"/>
    <w:rsid w:val="00756347"/>
    <w:rsid w:val="0075676A"/>
    <w:rsid w:val="00757276"/>
    <w:rsid w:val="00757338"/>
    <w:rsid w:val="00760BC5"/>
    <w:rsid w:val="00762E07"/>
    <w:rsid w:val="00770E03"/>
    <w:rsid w:val="00772C4A"/>
    <w:rsid w:val="007739FD"/>
    <w:rsid w:val="007743FB"/>
    <w:rsid w:val="00774CA1"/>
    <w:rsid w:val="007772C3"/>
    <w:rsid w:val="00777BFB"/>
    <w:rsid w:val="00780480"/>
    <w:rsid w:val="00780FBC"/>
    <w:rsid w:val="00781E23"/>
    <w:rsid w:val="0078321B"/>
    <w:rsid w:val="0078482C"/>
    <w:rsid w:val="00787ED4"/>
    <w:rsid w:val="00790352"/>
    <w:rsid w:val="007910F9"/>
    <w:rsid w:val="00791C37"/>
    <w:rsid w:val="00792E98"/>
    <w:rsid w:val="007979B0"/>
    <w:rsid w:val="00797C94"/>
    <w:rsid w:val="007A0EDB"/>
    <w:rsid w:val="007A2D98"/>
    <w:rsid w:val="007A3307"/>
    <w:rsid w:val="007A46F7"/>
    <w:rsid w:val="007A5577"/>
    <w:rsid w:val="007A593F"/>
    <w:rsid w:val="007A6D12"/>
    <w:rsid w:val="007B15CF"/>
    <w:rsid w:val="007B26E6"/>
    <w:rsid w:val="007B3479"/>
    <w:rsid w:val="007B3AC6"/>
    <w:rsid w:val="007B6210"/>
    <w:rsid w:val="007B7B5D"/>
    <w:rsid w:val="007C1B23"/>
    <w:rsid w:val="007C5748"/>
    <w:rsid w:val="007C6E07"/>
    <w:rsid w:val="007D0B05"/>
    <w:rsid w:val="007D0D29"/>
    <w:rsid w:val="007D1F33"/>
    <w:rsid w:val="007D20EC"/>
    <w:rsid w:val="007D43B9"/>
    <w:rsid w:val="007D560F"/>
    <w:rsid w:val="007D5BF4"/>
    <w:rsid w:val="007E7FE5"/>
    <w:rsid w:val="007F1590"/>
    <w:rsid w:val="007F21E1"/>
    <w:rsid w:val="007F4BAD"/>
    <w:rsid w:val="007F5B4D"/>
    <w:rsid w:val="007F7321"/>
    <w:rsid w:val="00801207"/>
    <w:rsid w:val="008022A4"/>
    <w:rsid w:val="0080319E"/>
    <w:rsid w:val="00804337"/>
    <w:rsid w:val="0080602E"/>
    <w:rsid w:val="00807B81"/>
    <w:rsid w:val="00812AA2"/>
    <w:rsid w:val="00815B4D"/>
    <w:rsid w:val="00815B69"/>
    <w:rsid w:val="00822323"/>
    <w:rsid w:val="00823636"/>
    <w:rsid w:val="008240CC"/>
    <w:rsid w:val="00825491"/>
    <w:rsid w:val="008255B6"/>
    <w:rsid w:val="00826F21"/>
    <w:rsid w:val="008300B8"/>
    <w:rsid w:val="00830EF7"/>
    <w:rsid w:val="008313D9"/>
    <w:rsid w:val="00831660"/>
    <w:rsid w:val="00831981"/>
    <w:rsid w:val="0083262C"/>
    <w:rsid w:val="0083339E"/>
    <w:rsid w:val="00833A70"/>
    <w:rsid w:val="008360C8"/>
    <w:rsid w:val="0083773A"/>
    <w:rsid w:val="00837D7F"/>
    <w:rsid w:val="00840E6F"/>
    <w:rsid w:val="00841B6B"/>
    <w:rsid w:val="00845B30"/>
    <w:rsid w:val="008478CC"/>
    <w:rsid w:val="00847B12"/>
    <w:rsid w:val="00852925"/>
    <w:rsid w:val="00852C2A"/>
    <w:rsid w:val="00853B8F"/>
    <w:rsid w:val="00857150"/>
    <w:rsid w:val="008609B4"/>
    <w:rsid w:val="0086128C"/>
    <w:rsid w:val="00861B5D"/>
    <w:rsid w:val="008628BF"/>
    <w:rsid w:val="00863A9F"/>
    <w:rsid w:val="008643FB"/>
    <w:rsid w:val="008733EF"/>
    <w:rsid w:val="008743A3"/>
    <w:rsid w:val="0087454D"/>
    <w:rsid w:val="008760E1"/>
    <w:rsid w:val="008802A7"/>
    <w:rsid w:val="00881631"/>
    <w:rsid w:val="008817AC"/>
    <w:rsid w:val="00882772"/>
    <w:rsid w:val="00882E34"/>
    <w:rsid w:val="0088447F"/>
    <w:rsid w:val="00884EA0"/>
    <w:rsid w:val="00884EB2"/>
    <w:rsid w:val="008851D0"/>
    <w:rsid w:val="008862DA"/>
    <w:rsid w:val="00886450"/>
    <w:rsid w:val="008879D1"/>
    <w:rsid w:val="00890FB7"/>
    <w:rsid w:val="00891878"/>
    <w:rsid w:val="00895413"/>
    <w:rsid w:val="008958AE"/>
    <w:rsid w:val="0089637D"/>
    <w:rsid w:val="00896797"/>
    <w:rsid w:val="00896E4D"/>
    <w:rsid w:val="008A044A"/>
    <w:rsid w:val="008A0FAA"/>
    <w:rsid w:val="008A29C8"/>
    <w:rsid w:val="008A3BE7"/>
    <w:rsid w:val="008A3CC5"/>
    <w:rsid w:val="008A443D"/>
    <w:rsid w:val="008A554A"/>
    <w:rsid w:val="008A6E4F"/>
    <w:rsid w:val="008A6E62"/>
    <w:rsid w:val="008A7645"/>
    <w:rsid w:val="008B007B"/>
    <w:rsid w:val="008B2A89"/>
    <w:rsid w:val="008B459C"/>
    <w:rsid w:val="008B5975"/>
    <w:rsid w:val="008B78C4"/>
    <w:rsid w:val="008B79DC"/>
    <w:rsid w:val="008C0005"/>
    <w:rsid w:val="008C1ABD"/>
    <w:rsid w:val="008C280C"/>
    <w:rsid w:val="008D04B1"/>
    <w:rsid w:val="008D0F8B"/>
    <w:rsid w:val="008D34C0"/>
    <w:rsid w:val="008D37D3"/>
    <w:rsid w:val="008D4153"/>
    <w:rsid w:val="008D5E85"/>
    <w:rsid w:val="008D696E"/>
    <w:rsid w:val="008D6BBB"/>
    <w:rsid w:val="008D7EE7"/>
    <w:rsid w:val="008E183B"/>
    <w:rsid w:val="008E2A5F"/>
    <w:rsid w:val="008E4625"/>
    <w:rsid w:val="008E4E20"/>
    <w:rsid w:val="008E5301"/>
    <w:rsid w:val="008E6DEC"/>
    <w:rsid w:val="008E7000"/>
    <w:rsid w:val="008E7270"/>
    <w:rsid w:val="008E7AFD"/>
    <w:rsid w:val="008F0AD7"/>
    <w:rsid w:val="008F0D45"/>
    <w:rsid w:val="008F0EF5"/>
    <w:rsid w:val="008F2235"/>
    <w:rsid w:val="008F2E73"/>
    <w:rsid w:val="008F42CD"/>
    <w:rsid w:val="008F48DF"/>
    <w:rsid w:val="008F4E21"/>
    <w:rsid w:val="008F670B"/>
    <w:rsid w:val="008F7DF3"/>
    <w:rsid w:val="009012FC"/>
    <w:rsid w:val="00904322"/>
    <w:rsid w:val="00904A26"/>
    <w:rsid w:val="0090528E"/>
    <w:rsid w:val="00905834"/>
    <w:rsid w:val="009062DE"/>
    <w:rsid w:val="0090639C"/>
    <w:rsid w:val="00907896"/>
    <w:rsid w:val="0091042E"/>
    <w:rsid w:val="009131D3"/>
    <w:rsid w:val="00913447"/>
    <w:rsid w:val="009137D2"/>
    <w:rsid w:val="009145A0"/>
    <w:rsid w:val="009158BE"/>
    <w:rsid w:val="00915A3A"/>
    <w:rsid w:val="0091666F"/>
    <w:rsid w:val="00917D7D"/>
    <w:rsid w:val="00921D2A"/>
    <w:rsid w:val="00921E31"/>
    <w:rsid w:val="00922818"/>
    <w:rsid w:val="00923EEE"/>
    <w:rsid w:val="00924571"/>
    <w:rsid w:val="00925495"/>
    <w:rsid w:val="0092585D"/>
    <w:rsid w:val="00927451"/>
    <w:rsid w:val="0093199A"/>
    <w:rsid w:val="00932724"/>
    <w:rsid w:val="00932B54"/>
    <w:rsid w:val="0093445E"/>
    <w:rsid w:val="00936930"/>
    <w:rsid w:val="00937659"/>
    <w:rsid w:val="00940C30"/>
    <w:rsid w:val="0094178A"/>
    <w:rsid w:val="00943E43"/>
    <w:rsid w:val="00944E5A"/>
    <w:rsid w:val="009456FC"/>
    <w:rsid w:val="00951978"/>
    <w:rsid w:val="00952022"/>
    <w:rsid w:val="00953879"/>
    <w:rsid w:val="00953956"/>
    <w:rsid w:val="00953D4B"/>
    <w:rsid w:val="00953D97"/>
    <w:rsid w:val="009566DF"/>
    <w:rsid w:val="00956E9F"/>
    <w:rsid w:val="00957589"/>
    <w:rsid w:val="00957B64"/>
    <w:rsid w:val="00960896"/>
    <w:rsid w:val="0096158F"/>
    <w:rsid w:val="00962C91"/>
    <w:rsid w:val="009647C8"/>
    <w:rsid w:val="00964887"/>
    <w:rsid w:val="0097262B"/>
    <w:rsid w:val="00975124"/>
    <w:rsid w:val="00975F62"/>
    <w:rsid w:val="0097774D"/>
    <w:rsid w:val="009803F6"/>
    <w:rsid w:val="00980668"/>
    <w:rsid w:val="00982D64"/>
    <w:rsid w:val="0098336A"/>
    <w:rsid w:val="00985F09"/>
    <w:rsid w:val="00986DF9"/>
    <w:rsid w:val="009875F7"/>
    <w:rsid w:val="0098761A"/>
    <w:rsid w:val="00991654"/>
    <w:rsid w:val="009937F7"/>
    <w:rsid w:val="00994F75"/>
    <w:rsid w:val="00995A83"/>
    <w:rsid w:val="00995AAD"/>
    <w:rsid w:val="00996D99"/>
    <w:rsid w:val="009A056C"/>
    <w:rsid w:val="009A0A80"/>
    <w:rsid w:val="009A2930"/>
    <w:rsid w:val="009A2D3E"/>
    <w:rsid w:val="009A3F3A"/>
    <w:rsid w:val="009A4431"/>
    <w:rsid w:val="009A4EA8"/>
    <w:rsid w:val="009A5ED4"/>
    <w:rsid w:val="009B256C"/>
    <w:rsid w:val="009B49AF"/>
    <w:rsid w:val="009B5DEC"/>
    <w:rsid w:val="009B6444"/>
    <w:rsid w:val="009B7BD6"/>
    <w:rsid w:val="009C0C7D"/>
    <w:rsid w:val="009C2240"/>
    <w:rsid w:val="009C4383"/>
    <w:rsid w:val="009C4B24"/>
    <w:rsid w:val="009C4DBE"/>
    <w:rsid w:val="009C4E06"/>
    <w:rsid w:val="009C5A76"/>
    <w:rsid w:val="009C7710"/>
    <w:rsid w:val="009D0286"/>
    <w:rsid w:val="009D3433"/>
    <w:rsid w:val="009D4A20"/>
    <w:rsid w:val="009D6A24"/>
    <w:rsid w:val="009E1C59"/>
    <w:rsid w:val="009E3D67"/>
    <w:rsid w:val="009E7407"/>
    <w:rsid w:val="009E7690"/>
    <w:rsid w:val="009E78CA"/>
    <w:rsid w:val="009E7918"/>
    <w:rsid w:val="009F01A4"/>
    <w:rsid w:val="009F0E61"/>
    <w:rsid w:val="009F2031"/>
    <w:rsid w:val="009F474C"/>
    <w:rsid w:val="009F4997"/>
    <w:rsid w:val="009F6297"/>
    <w:rsid w:val="00A00772"/>
    <w:rsid w:val="00A00BC3"/>
    <w:rsid w:val="00A00E7F"/>
    <w:rsid w:val="00A034FD"/>
    <w:rsid w:val="00A064B1"/>
    <w:rsid w:val="00A13545"/>
    <w:rsid w:val="00A14111"/>
    <w:rsid w:val="00A14941"/>
    <w:rsid w:val="00A21675"/>
    <w:rsid w:val="00A22E5B"/>
    <w:rsid w:val="00A23BDB"/>
    <w:rsid w:val="00A2407F"/>
    <w:rsid w:val="00A25E8E"/>
    <w:rsid w:val="00A2683F"/>
    <w:rsid w:val="00A277E0"/>
    <w:rsid w:val="00A31B7C"/>
    <w:rsid w:val="00A322B9"/>
    <w:rsid w:val="00A32D79"/>
    <w:rsid w:val="00A33ED1"/>
    <w:rsid w:val="00A34004"/>
    <w:rsid w:val="00A358A3"/>
    <w:rsid w:val="00A37C6F"/>
    <w:rsid w:val="00A41311"/>
    <w:rsid w:val="00A429A0"/>
    <w:rsid w:val="00A4506E"/>
    <w:rsid w:val="00A45AE9"/>
    <w:rsid w:val="00A503EE"/>
    <w:rsid w:val="00A51BBB"/>
    <w:rsid w:val="00A52723"/>
    <w:rsid w:val="00A53B9A"/>
    <w:rsid w:val="00A53E3D"/>
    <w:rsid w:val="00A55AE9"/>
    <w:rsid w:val="00A561F8"/>
    <w:rsid w:val="00A6079E"/>
    <w:rsid w:val="00A631B7"/>
    <w:rsid w:val="00A65016"/>
    <w:rsid w:val="00A650C0"/>
    <w:rsid w:val="00A657F3"/>
    <w:rsid w:val="00A65A65"/>
    <w:rsid w:val="00A66EE4"/>
    <w:rsid w:val="00A66F54"/>
    <w:rsid w:val="00A702AB"/>
    <w:rsid w:val="00A75006"/>
    <w:rsid w:val="00A75D9F"/>
    <w:rsid w:val="00A761AA"/>
    <w:rsid w:val="00A76E2F"/>
    <w:rsid w:val="00A77322"/>
    <w:rsid w:val="00A85204"/>
    <w:rsid w:val="00A879A5"/>
    <w:rsid w:val="00A93479"/>
    <w:rsid w:val="00A93F90"/>
    <w:rsid w:val="00A95B93"/>
    <w:rsid w:val="00A97D8A"/>
    <w:rsid w:val="00AA1038"/>
    <w:rsid w:val="00AA3767"/>
    <w:rsid w:val="00AA48F4"/>
    <w:rsid w:val="00AA5AAA"/>
    <w:rsid w:val="00AA63F1"/>
    <w:rsid w:val="00AA662A"/>
    <w:rsid w:val="00AA755F"/>
    <w:rsid w:val="00AB25DD"/>
    <w:rsid w:val="00AB2F6E"/>
    <w:rsid w:val="00AB4D78"/>
    <w:rsid w:val="00AB618F"/>
    <w:rsid w:val="00AB6472"/>
    <w:rsid w:val="00AB661B"/>
    <w:rsid w:val="00AC00A3"/>
    <w:rsid w:val="00AC0326"/>
    <w:rsid w:val="00AC12DB"/>
    <w:rsid w:val="00AC1C68"/>
    <w:rsid w:val="00AC314D"/>
    <w:rsid w:val="00AC34D4"/>
    <w:rsid w:val="00AC559D"/>
    <w:rsid w:val="00AD077E"/>
    <w:rsid w:val="00AD109D"/>
    <w:rsid w:val="00AD1769"/>
    <w:rsid w:val="00AD42B8"/>
    <w:rsid w:val="00AD4500"/>
    <w:rsid w:val="00AD6ADA"/>
    <w:rsid w:val="00AD77D2"/>
    <w:rsid w:val="00AE0183"/>
    <w:rsid w:val="00AE0316"/>
    <w:rsid w:val="00AE0455"/>
    <w:rsid w:val="00AE4320"/>
    <w:rsid w:val="00AE627D"/>
    <w:rsid w:val="00AF09F3"/>
    <w:rsid w:val="00AF0BC0"/>
    <w:rsid w:val="00AF1F4D"/>
    <w:rsid w:val="00AF4DD4"/>
    <w:rsid w:val="00AF5932"/>
    <w:rsid w:val="00B022B0"/>
    <w:rsid w:val="00B023B4"/>
    <w:rsid w:val="00B02E1D"/>
    <w:rsid w:val="00B04B61"/>
    <w:rsid w:val="00B109E8"/>
    <w:rsid w:val="00B1181C"/>
    <w:rsid w:val="00B11DF8"/>
    <w:rsid w:val="00B13731"/>
    <w:rsid w:val="00B15DDA"/>
    <w:rsid w:val="00B16712"/>
    <w:rsid w:val="00B17342"/>
    <w:rsid w:val="00B20E58"/>
    <w:rsid w:val="00B211C7"/>
    <w:rsid w:val="00B22FB4"/>
    <w:rsid w:val="00B22FFD"/>
    <w:rsid w:val="00B2341A"/>
    <w:rsid w:val="00B235A7"/>
    <w:rsid w:val="00B24D23"/>
    <w:rsid w:val="00B26A09"/>
    <w:rsid w:val="00B30C75"/>
    <w:rsid w:val="00B31A76"/>
    <w:rsid w:val="00B3431E"/>
    <w:rsid w:val="00B3431F"/>
    <w:rsid w:val="00B348C3"/>
    <w:rsid w:val="00B34965"/>
    <w:rsid w:val="00B34C96"/>
    <w:rsid w:val="00B358DB"/>
    <w:rsid w:val="00B364AB"/>
    <w:rsid w:val="00B375C2"/>
    <w:rsid w:val="00B440A2"/>
    <w:rsid w:val="00B44CA8"/>
    <w:rsid w:val="00B44DF1"/>
    <w:rsid w:val="00B45B6F"/>
    <w:rsid w:val="00B4639A"/>
    <w:rsid w:val="00B4728C"/>
    <w:rsid w:val="00B47400"/>
    <w:rsid w:val="00B478A1"/>
    <w:rsid w:val="00B47A3A"/>
    <w:rsid w:val="00B51DB2"/>
    <w:rsid w:val="00B5291F"/>
    <w:rsid w:val="00B53206"/>
    <w:rsid w:val="00B540B4"/>
    <w:rsid w:val="00B5469B"/>
    <w:rsid w:val="00B54E57"/>
    <w:rsid w:val="00B55702"/>
    <w:rsid w:val="00B56569"/>
    <w:rsid w:val="00B572B4"/>
    <w:rsid w:val="00B61B11"/>
    <w:rsid w:val="00B646F9"/>
    <w:rsid w:val="00B653F6"/>
    <w:rsid w:val="00B65850"/>
    <w:rsid w:val="00B703B4"/>
    <w:rsid w:val="00B72042"/>
    <w:rsid w:val="00B7330C"/>
    <w:rsid w:val="00B7501D"/>
    <w:rsid w:val="00B76D92"/>
    <w:rsid w:val="00B772A2"/>
    <w:rsid w:val="00B80F53"/>
    <w:rsid w:val="00B8142C"/>
    <w:rsid w:val="00B82291"/>
    <w:rsid w:val="00B84E91"/>
    <w:rsid w:val="00B867FC"/>
    <w:rsid w:val="00B8683B"/>
    <w:rsid w:val="00B87DD9"/>
    <w:rsid w:val="00B95AD2"/>
    <w:rsid w:val="00B95CCC"/>
    <w:rsid w:val="00B97242"/>
    <w:rsid w:val="00BA12A6"/>
    <w:rsid w:val="00BA21B9"/>
    <w:rsid w:val="00BA225B"/>
    <w:rsid w:val="00BA2C1F"/>
    <w:rsid w:val="00BA34CF"/>
    <w:rsid w:val="00BA41F0"/>
    <w:rsid w:val="00BA5A93"/>
    <w:rsid w:val="00BA721A"/>
    <w:rsid w:val="00BB041F"/>
    <w:rsid w:val="00BB15FF"/>
    <w:rsid w:val="00BB18C2"/>
    <w:rsid w:val="00BB19BD"/>
    <w:rsid w:val="00BB1E89"/>
    <w:rsid w:val="00BB28D7"/>
    <w:rsid w:val="00BB29FD"/>
    <w:rsid w:val="00BB2F21"/>
    <w:rsid w:val="00BB3A36"/>
    <w:rsid w:val="00BB6BBA"/>
    <w:rsid w:val="00BC1EF7"/>
    <w:rsid w:val="00BC330B"/>
    <w:rsid w:val="00BC3BF0"/>
    <w:rsid w:val="00BC4C0A"/>
    <w:rsid w:val="00BC5444"/>
    <w:rsid w:val="00BC54EB"/>
    <w:rsid w:val="00BC7C0C"/>
    <w:rsid w:val="00BD08B9"/>
    <w:rsid w:val="00BD168C"/>
    <w:rsid w:val="00BD1979"/>
    <w:rsid w:val="00BD1B1B"/>
    <w:rsid w:val="00BD3A17"/>
    <w:rsid w:val="00BD4666"/>
    <w:rsid w:val="00BD4D0A"/>
    <w:rsid w:val="00BD564B"/>
    <w:rsid w:val="00BD5C85"/>
    <w:rsid w:val="00BD5D8D"/>
    <w:rsid w:val="00BD71A5"/>
    <w:rsid w:val="00BD7FB4"/>
    <w:rsid w:val="00BE05A2"/>
    <w:rsid w:val="00BE0C4C"/>
    <w:rsid w:val="00BE2637"/>
    <w:rsid w:val="00BE5F48"/>
    <w:rsid w:val="00BE7454"/>
    <w:rsid w:val="00BF27B4"/>
    <w:rsid w:val="00BF2B13"/>
    <w:rsid w:val="00BF4B2D"/>
    <w:rsid w:val="00BF55F9"/>
    <w:rsid w:val="00BF55FA"/>
    <w:rsid w:val="00C02869"/>
    <w:rsid w:val="00C0512D"/>
    <w:rsid w:val="00C10564"/>
    <w:rsid w:val="00C1069D"/>
    <w:rsid w:val="00C11748"/>
    <w:rsid w:val="00C1308C"/>
    <w:rsid w:val="00C13BB8"/>
    <w:rsid w:val="00C13EFC"/>
    <w:rsid w:val="00C15E44"/>
    <w:rsid w:val="00C167CF"/>
    <w:rsid w:val="00C1688D"/>
    <w:rsid w:val="00C205AA"/>
    <w:rsid w:val="00C217D8"/>
    <w:rsid w:val="00C22E1E"/>
    <w:rsid w:val="00C24308"/>
    <w:rsid w:val="00C24684"/>
    <w:rsid w:val="00C260FD"/>
    <w:rsid w:val="00C2622A"/>
    <w:rsid w:val="00C270B2"/>
    <w:rsid w:val="00C27A54"/>
    <w:rsid w:val="00C30B24"/>
    <w:rsid w:val="00C30F89"/>
    <w:rsid w:val="00C32A0B"/>
    <w:rsid w:val="00C3352D"/>
    <w:rsid w:val="00C33649"/>
    <w:rsid w:val="00C33E29"/>
    <w:rsid w:val="00C34039"/>
    <w:rsid w:val="00C34D8C"/>
    <w:rsid w:val="00C34DE4"/>
    <w:rsid w:val="00C3753B"/>
    <w:rsid w:val="00C403A8"/>
    <w:rsid w:val="00C404A2"/>
    <w:rsid w:val="00C40D67"/>
    <w:rsid w:val="00C438B6"/>
    <w:rsid w:val="00C4677D"/>
    <w:rsid w:val="00C50440"/>
    <w:rsid w:val="00C50BB9"/>
    <w:rsid w:val="00C53608"/>
    <w:rsid w:val="00C53BBE"/>
    <w:rsid w:val="00C53C23"/>
    <w:rsid w:val="00C54C03"/>
    <w:rsid w:val="00C61CB2"/>
    <w:rsid w:val="00C620E3"/>
    <w:rsid w:val="00C622B5"/>
    <w:rsid w:val="00C631C6"/>
    <w:rsid w:val="00C63DF9"/>
    <w:rsid w:val="00C642BB"/>
    <w:rsid w:val="00C64E7F"/>
    <w:rsid w:val="00C6680F"/>
    <w:rsid w:val="00C70605"/>
    <w:rsid w:val="00C70760"/>
    <w:rsid w:val="00C70A7B"/>
    <w:rsid w:val="00C71B1E"/>
    <w:rsid w:val="00C72335"/>
    <w:rsid w:val="00C729B3"/>
    <w:rsid w:val="00C72BD4"/>
    <w:rsid w:val="00C74E45"/>
    <w:rsid w:val="00C75CC3"/>
    <w:rsid w:val="00C75F64"/>
    <w:rsid w:val="00C771CB"/>
    <w:rsid w:val="00C77220"/>
    <w:rsid w:val="00C81642"/>
    <w:rsid w:val="00C842B5"/>
    <w:rsid w:val="00C84F0A"/>
    <w:rsid w:val="00C85C62"/>
    <w:rsid w:val="00C87B1C"/>
    <w:rsid w:val="00C90A37"/>
    <w:rsid w:val="00C93318"/>
    <w:rsid w:val="00C937B3"/>
    <w:rsid w:val="00C9541B"/>
    <w:rsid w:val="00C96FAD"/>
    <w:rsid w:val="00CA02AC"/>
    <w:rsid w:val="00CA193A"/>
    <w:rsid w:val="00CA1E17"/>
    <w:rsid w:val="00CA2AAC"/>
    <w:rsid w:val="00CB0538"/>
    <w:rsid w:val="00CB2437"/>
    <w:rsid w:val="00CB2554"/>
    <w:rsid w:val="00CB5736"/>
    <w:rsid w:val="00CB5E7F"/>
    <w:rsid w:val="00CB784C"/>
    <w:rsid w:val="00CC06DE"/>
    <w:rsid w:val="00CC0D2F"/>
    <w:rsid w:val="00CC11CE"/>
    <w:rsid w:val="00CC26C6"/>
    <w:rsid w:val="00CC2945"/>
    <w:rsid w:val="00CC4A82"/>
    <w:rsid w:val="00CC7245"/>
    <w:rsid w:val="00CC7879"/>
    <w:rsid w:val="00CD003E"/>
    <w:rsid w:val="00CD1194"/>
    <w:rsid w:val="00CD2E9A"/>
    <w:rsid w:val="00CD502C"/>
    <w:rsid w:val="00CD5FC8"/>
    <w:rsid w:val="00CD6379"/>
    <w:rsid w:val="00CD6EAB"/>
    <w:rsid w:val="00CD7346"/>
    <w:rsid w:val="00CE0597"/>
    <w:rsid w:val="00CE0A2D"/>
    <w:rsid w:val="00CE5C04"/>
    <w:rsid w:val="00CE6B16"/>
    <w:rsid w:val="00CE6B99"/>
    <w:rsid w:val="00CE7A89"/>
    <w:rsid w:val="00CE7AFE"/>
    <w:rsid w:val="00CF0468"/>
    <w:rsid w:val="00CF04E9"/>
    <w:rsid w:val="00CF0A54"/>
    <w:rsid w:val="00CF0E04"/>
    <w:rsid w:val="00CF1763"/>
    <w:rsid w:val="00CF31F9"/>
    <w:rsid w:val="00CF3EA4"/>
    <w:rsid w:val="00CF51FB"/>
    <w:rsid w:val="00CF6566"/>
    <w:rsid w:val="00CF65A3"/>
    <w:rsid w:val="00CF7306"/>
    <w:rsid w:val="00CF7900"/>
    <w:rsid w:val="00D02DDB"/>
    <w:rsid w:val="00D03322"/>
    <w:rsid w:val="00D03B6B"/>
    <w:rsid w:val="00D03F0D"/>
    <w:rsid w:val="00D048A0"/>
    <w:rsid w:val="00D049EA"/>
    <w:rsid w:val="00D06E4F"/>
    <w:rsid w:val="00D112EE"/>
    <w:rsid w:val="00D11B69"/>
    <w:rsid w:val="00D12386"/>
    <w:rsid w:val="00D124AA"/>
    <w:rsid w:val="00D12952"/>
    <w:rsid w:val="00D1300C"/>
    <w:rsid w:val="00D14B5D"/>
    <w:rsid w:val="00D17FB1"/>
    <w:rsid w:val="00D2228D"/>
    <w:rsid w:val="00D23298"/>
    <w:rsid w:val="00D23705"/>
    <w:rsid w:val="00D251AD"/>
    <w:rsid w:val="00D257B1"/>
    <w:rsid w:val="00D266C1"/>
    <w:rsid w:val="00D27E8D"/>
    <w:rsid w:val="00D31762"/>
    <w:rsid w:val="00D32B2C"/>
    <w:rsid w:val="00D349D4"/>
    <w:rsid w:val="00D34D34"/>
    <w:rsid w:val="00D35CB9"/>
    <w:rsid w:val="00D35E2E"/>
    <w:rsid w:val="00D3637E"/>
    <w:rsid w:val="00D406D0"/>
    <w:rsid w:val="00D42297"/>
    <w:rsid w:val="00D423B3"/>
    <w:rsid w:val="00D4253A"/>
    <w:rsid w:val="00D425BE"/>
    <w:rsid w:val="00D4400B"/>
    <w:rsid w:val="00D45614"/>
    <w:rsid w:val="00D46E0E"/>
    <w:rsid w:val="00D53FD0"/>
    <w:rsid w:val="00D54775"/>
    <w:rsid w:val="00D55203"/>
    <w:rsid w:val="00D559A5"/>
    <w:rsid w:val="00D56CFB"/>
    <w:rsid w:val="00D57359"/>
    <w:rsid w:val="00D632E5"/>
    <w:rsid w:val="00D6337C"/>
    <w:rsid w:val="00D636A5"/>
    <w:rsid w:val="00D66A18"/>
    <w:rsid w:val="00D674AB"/>
    <w:rsid w:val="00D705DF"/>
    <w:rsid w:val="00D70FAF"/>
    <w:rsid w:val="00D7132C"/>
    <w:rsid w:val="00D715F0"/>
    <w:rsid w:val="00D72300"/>
    <w:rsid w:val="00D743FC"/>
    <w:rsid w:val="00D74699"/>
    <w:rsid w:val="00D74743"/>
    <w:rsid w:val="00D766CD"/>
    <w:rsid w:val="00D77764"/>
    <w:rsid w:val="00D7795F"/>
    <w:rsid w:val="00D80554"/>
    <w:rsid w:val="00D80E47"/>
    <w:rsid w:val="00D80E5A"/>
    <w:rsid w:val="00D836BD"/>
    <w:rsid w:val="00D90044"/>
    <w:rsid w:val="00D92A0E"/>
    <w:rsid w:val="00D93A49"/>
    <w:rsid w:val="00D94288"/>
    <w:rsid w:val="00D9523B"/>
    <w:rsid w:val="00D958C6"/>
    <w:rsid w:val="00D97964"/>
    <w:rsid w:val="00DA15BB"/>
    <w:rsid w:val="00DA1B21"/>
    <w:rsid w:val="00DA25EE"/>
    <w:rsid w:val="00DA4722"/>
    <w:rsid w:val="00DA5218"/>
    <w:rsid w:val="00DA610E"/>
    <w:rsid w:val="00DA775A"/>
    <w:rsid w:val="00DA7C8D"/>
    <w:rsid w:val="00DB09F8"/>
    <w:rsid w:val="00DB1804"/>
    <w:rsid w:val="00DB3213"/>
    <w:rsid w:val="00DB3402"/>
    <w:rsid w:val="00DB36F3"/>
    <w:rsid w:val="00DB46C8"/>
    <w:rsid w:val="00DB588E"/>
    <w:rsid w:val="00DB7122"/>
    <w:rsid w:val="00DC06EF"/>
    <w:rsid w:val="00DC2009"/>
    <w:rsid w:val="00DC2D29"/>
    <w:rsid w:val="00DC4A64"/>
    <w:rsid w:val="00DC6038"/>
    <w:rsid w:val="00DD0746"/>
    <w:rsid w:val="00DD0D3A"/>
    <w:rsid w:val="00DD5B31"/>
    <w:rsid w:val="00DE4336"/>
    <w:rsid w:val="00DE4DB0"/>
    <w:rsid w:val="00DE5000"/>
    <w:rsid w:val="00DE66B0"/>
    <w:rsid w:val="00DE6733"/>
    <w:rsid w:val="00DE689E"/>
    <w:rsid w:val="00DE74B9"/>
    <w:rsid w:val="00DE7619"/>
    <w:rsid w:val="00DF068E"/>
    <w:rsid w:val="00DF11FF"/>
    <w:rsid w:val="00DF4F1A"/>
    <w:rsid w:val="00DF5568"/>
    <w:rsid w:val="00DF6616"/>
    <w:rsid w:val="00E00588"/>
    <w:rsid w:val="00E01A27"/>
    <w:rsid w:val="00E02492"/>
    <w:rsid w:val="00E025B5"/>
    <w:rsid w:val="00E02B84"/>
    <w:rsid w:val="00E0338E"/>
    <w:rsid w:val="00E0448D"/>
    <w:rsid w:val="00E046D7"/>
    <w:rsid w:val="00E04C70"/>
    <w:rsid w:val="00E10960"/>
    <w:rsid w:val="00E1195E"/>
    <w:rsid w:val="00E15D0C"/>
    <w:rsid w:val="00E16194"/>
    <w:rsid w:val="00E16538"/>
    <w:rsid w:val="00E16743"/>
    <w:rsid w:val="00E16C0F"/>
    <w:rsid w:val="00E16C8D"/>
    <w:rsid w:val="00E172DB"/>
    <w:rsid w:val="00E203C6"/>
    <w:rsid w:val="00E2637A"/>
    <w:rsid w:val="00E27202"/>
    <w:rsid w:val="00E272C8"/>
    <w:rsid w:val="00E329CE"/>
    <w:rsid w:val="00E32CF9"/>
    <w:rsid w:val="00E34D7D"/>
    <w:rsid w:val="00E35784"/>
    <w:rsid w:val="00E4182A"/>
    <w:rsid w:val="00E42930"/>
    <w:rsid w:val="00E43666"/>
    <w:rsid w:val="00E44915"/>
    <w:rsid w:val="00E45409"/>
    <w:rsid w:val="00E46FAE"/>
    <w:rsid w:val="00E47509"/>
    <w:rsid w:val="00E508FB"/>
    <w:rsid w:val="00E54849"/>
    <w:rsid w:val="00E55282"/>
    <w:rsid w:val="00E566D7"/>
    <w:rsid w:val="00E56716"/>
    <w:rsid w:val="00E56F97"/>
    <w:rsid w:val="00E60A12"/>
    <w:rsid w:val="00E61B7A"/>
    <w:rsid w:val="00E65FCA"/>
    <w:rsid w:val="00E66F9F"/>
    <w:rsid w:val="00E71A82"/>
    <w:rsid w:val="00E73DE2"/>
    <w:rsid w:val="00E7481F"/>
    <w:rsid w:val="00E748A5"/>
    <w:rsid w:val="00E75C43"/>
    <w:rsid w:val="00E76962"/>
    <w:rsid w:val="00E83675"/>
    <w:rsid w:val="00E841AF"/>
    <w:rsid w:val="00E850ED"/>
    <w:rsid w:val="00E85D38"/>
    <w:rsid w:val="00E86F81"/>
    <w:rsid w:val="00E9098D"/>
    <w:rsid w:val="00E9131F"/>
    <w:rsid w:val="00E93DC3"/>
    <w:rsid w:val="00E95C8D"/>
    <w:rsid w:val="00E97302"/>
    <w:rsid w:val="00EA0066"/>
    <w:rsid w:val="00EA19F2"/>
    <w:rsid w:val="00EA49BF"/>
    <w:rsid w:val="00EA4D9E"/>
    <w:rsid w:val="00EA5F79"/>
    <w:rsid w:val="00EA6473"/>
    <w:rsid w:val="00EA70D0"/>
    <w:rsid w:val="00EB1205"/>
    <w:rsid w:val="00EB2322"/>
    <w:rsid w:val="00EB3501"/>
    <w:rsid w:val="00EB3DA9"/>
    <w:rsid w:val="00EB6E59"/>
    <w:rsid w:val="00EC009D"/>
    <w:rsid w:val="00EC02BA"/>
    <w:rsid w:val="00EC0381"/>
    <w:rsid w:val="00EC4B53"/>
    <w:rsid w:val="00EC6740"/>
    <w:rsid w:val="00EC7595"/>
    <w:rsid w:val="00EC7C6D"/>
    <w:rsid w:val="00ED0726"/>
    <w:rsid w:val="00ED0F02"/>
    <w:rsid w:val="00ED1858"/>
    <w:rsid w:val="00ED1BDA"/>
    <w:rsid w:val="00ED2230"/>
    <w:rsid w:val="00ED2758"/>
    <w:rsid w:val="00ED31F6"/>
    <w:rsid w:val="00ED3385"/>
    <w:rsid w:val="00ED56D0"/>
    <w:rsid w:val="00ED6778"/>
    <w:rsid w:val="00EE0D83"/>
    <w:rsid w:val="00EE1AF5"/>
    <w:rsid w:val="00EE3F6B"/>
    <w:rsid w:val="00EE4631"/>
    <w:rsid w:val="00EE5219"/>
    <w:rsid w:val="00EE5FA3"/>
    <w:rsid w:val="00EE6D6F"/>
    <w:rsid w:val="00EE7BDB"/>
    <w:rsid w:val="00EF05E5"/>
    <w:rsid w:val="00EF2582"/>
    <w:rsid w:val="00EF41F8"/>
    <w:rsid w:val="00EF4313"/>
    <w:rsid w:val="00EF4B07"/>
    <w:rsid w:val="00EF4B9F"/>
    <w:rsid w:val="00EF55F5"/>
    <w:rsid w:val="00EF6110"/>
    <w:rsid w:val="00EF7E06"/>
    <w:rsid w:val="00EF7E32"/>
    <w:rsid w:val="00F00642"/>
    <w:rsid w:val="00F02293"/>
    <w:rsid w:val="00F0296F"/>
    <w:rsid w:val="00F10106"/>
    <w:rsid w:val="00F10308"/>
    <w:rsid w:val="00F10A60"/>
    <w:rsid w:val="00F1327C"/>
    <w:rsid w:val="00F14503"/>
    <w:rsid w:val="00F146BB"/>
    <w:rsid w:val="00F162E4"/>
    <w:rsid w:val="00F16E6D"/>
    <w:rsid w:val="00F175B2"/>
    <w:rsid w:val="00F17B1E"/>
    <w:rsid w:val="00F21722"/>
    <w:rsid w:val="00F24324"/>
    <w:rsid w:val="00F24420"/>
    <w:rsid w:val="00F2710F"/>
    <w:rsid w:val="00F27359"/>
    <w:rsid w:val="00F30748"/>
    <w:rsid w:val="00F30905"/>
    <w:rsid w:val="00F3350C"/>
    <w:rsid w:val="00F3449F"/>
    <w:rsid w:val="00F35547"/>
    <w:rsid w:val="00F35553"/>
    <w:rsid w:val="00F37F1C"/>
    <w:rsid w:val="00F403D5"/>
    <w:rsid w:val="00F410EA"/>
    <w:rsid w:val="00F42237"/>
    <w:rsid w:val="00F42C92"/>
    <w:rsid w:val="00F43BC8"/>
    <w:rsid w:val="00F44466"/>
    <w:rsid w:val="00F44A7E"/>
    <w:rsid w:val="00F44E4A"/>
    <w:rsid w:val="00F47382"/>
    <w:rsid w:val="00F5147E"/>
    <w:rsid w:val="00F523E1"/>
    <w:rsid w:val="00F5252C"/>
    <w:rsid w:val="00F55630"/>
    <w:rsid w:val="00F57FE4"/>
    <w:rsid w:val="00F60130"/>
    <w:rsid w:val="00F64C84"/>
    <w:rsid w:val="00F65B24"/>
    <w:rsid w:val="00F6621E"/>
    <w:rsid w:val="00F66E3F"/>
    <w:rsid w:val="00F702B5"/>
    <w:rsid w:val="00F7197E"/>
    <w:rsid w:val="00F733B6"/>
    <w:rsid w:val="00F73AC9"/>
    <w:rsid w:val="00F7446F"/>
    <w:rsid w:val="00F749DD"/>
    <w:rsid w:val="00F75ED2"/>
    <w:rsid w:val="00F7754B"/>
    <w:rsid w:val="00F77C9C"/>
    <w:rsid w:val="00F8017F"/>
    <w:rsid w:val="00F80DFA"/>
    <w:rsid w:val="00F80E83"/>
    <w:rsid w:val="00F81D50"/>
    <w:rsid w:val="00F826ED"/>
    <w:rsid w:val="00F836A3"/>
    <w:rsid w:val="00F84F10"/>
    <w:rsid w:val="00F864EB"/>
    <w:rsid w:val="00F9099F"/>
    <w:rsid w:val="00F91B96"/>
    <w:rsid w:val="00F93CED"/>
    <w:rsid w:val="00F93F79"/>
    <w:rsid w:val="00F958D9"/>
    <w:rsid w:val="00FA6349"/>
    <w:rsid w:val="00FA6726"/>
    <w:rsid w:val="00FA747D"/>
    <w:rsid w:val="00FA7B30"/>
    <w:rsid w:val="00FA7BC4"/>
    <w:rsid w:val="00FB1234"/>
    <w:rsid w:val="00FB13B6"/>
    <w:rsid w:val="00FB1F5C"/>
    <w:rsid w:val="00FB3101"/>
    <w:rsid w:val="00FC1155"/>
    <w:rsid w:val="00FC139F"/>
    <w:rsid w:val="00FC296E"/>
    <w:rsid w:val="00FC2B43"/>
    <w:rsid w:val="00FC2FA1"/>
    <w:rsid w:val="00FC5F99"/>
    <w:rsid w:val="00FD220D"/>
    <w:rsid w:val="00FD26A8"/>
    <w:rsid w:val="00FD3393"/>
    <w:rsid w:val="00FD4234"/>
    <w:rsid w:val="00FD549A"/>
    <w:rsid w:val="00FD6EBC"/>
    <w:rsid w:val="00FE002D"/>
    <w:rsid w:val="00FE1A1E"/>
    <w:rsid w:val="00FE4C7C"/>
    <w:rsid w:val="00FE72A7"/>
    <w:rsid w:val="00FE7BDE"/>
    <w:rsid w:val="00FE7FF1"/>
    <w:rsid w:val="00FF107F"/>
    <w:rsid w:val="00FF164E"/>
    <w:rsid w:val="00FF1951"/>
    <w:rsid w:val="00FF46C8"/>
    <w:rsid w:val="00FF4FA7"/>
    <w:rsid w:val="00FF6545"/>
    <w:rsid w:val="00FF6B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 fill="f" fillcolor="white" stroke="f">
      <v:fill color="white" on="f"/>
      <v:stroke on="f"/>
    </o:shapedefaults>
    <o:shapelayout v:ext="edit">
      <o:idmap v:ext="edit" data="1"/>
      <o:rules v:ext="edit">
        <o:r id="V:Rule1" type="connector" idref="#Conector recto de flecha 1238"/>
        <o:r id="V:Rule2" type="connector" idref="#Conector recto de flecha 1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6A31"/>
    <w:pPr>
      <w:spacing w:before="120" w:after="120"/>
      <w:jc w:val="both"/>
    </w:pPr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autoRedefine/>
    <w:qFormat/>
    <w:rsid w:val="004D6A31"/>
    <w:pPr>
      <w:keepNext/>
      <w:numPr>
        <w:numId w:val="2"/>
      </w:numPr>
      <w:spacing w:before="0" w:after="0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rsid w:val="00562634"/>
    <w:pPr>
      <w:keepNext/>
      <w:numPr>
        <w:ilvl w:val="1"/>
        <w:numId w:val="2"/>
      </w:numPr>
      <w:spacing w:before="240" w:after="60"/>
      <w:ind w:left="576"/>
      <w:outlineLvl w:val="1"/>
    </w:pPr>
    <w:rPr>
      <w:rFonts w:asciiTheme="majorHAnsi" w:hAnsiTheme="majorHAnsi"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562634"/>
    <w:pPr>
      <w:keepNext/>
      <w:numPr>
        <w:ilvl w:val="2"/>
        <w:numId w:val="2"/>
      </w:numPr>
      <w:spacing w:before="240" w:after="60"/>
      <w:outlineLvl w:val="2"/>
    </w:pPr>
    <w:rPr>
      <w:rFonts w:asciiTheme="majorHAnsi" w:hAnsiTheme="majorHAnsi" w:cs="Arial"/>
      <w:bCs/>
      <w:i/>
      <w:szCs w:val="26"/>
    </w:rPr>
  </w:style>
  <w:style w:type="paragraph" w:styleId="Ttulo4">
    <w:name w:val="heading 4"/>
    <w:basedOn w:val="Normal"/>
    <w:next w:val="Normal"/>
    <w:link w:val="Ttulo4Car"/>
    <w:qFormat/>
    <w:rsid w:val="00757276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757276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757276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Ttulo7">
    <w:name w:val="heading 7"/>
    <w:basedOn w:val="Normal"/>
    <w:next w:val="Normal"/>
    <w:link w:val="Ttulo7Car"/>
    <w:qFormat/>
    <w:rsid w:val="00757276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Ttulo8">
    <w:name w:val="heading 8"/>
    <w:basedOn w:val="Normal"/>
    <w:next w:val="Normal"/>
    <w:link w:val="Ttulo8Car"/>
    <w:qFormat/>
    <w:rsid w:val="00757276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Ttulo9">
    <w:name w:val="heading 9"/>
    <w:basedOn w:val="Normal"/>
    <w:next w:val="Normal"/>
    <w:link w:val="Ttulo9Car"/>
    <w:qFormat/>
    <w:rsid w:val="00757276"/>
    <w:pPr>
      <w:numPr>
        <w:ilvl w:val="8"/>
        <w:numId w:val="2"/>
      </w:numPr>
      <w:spacing w:before="240" w:after="60"/>
      <w:outlineLvl w:val="8"/>
    </w:pPr>
    <w:rPr>
      <w:rFonts w:ascii="Cambria" w:hAnsi="Cambria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1">
    <w:name w:val="Estilo1"/>
    <w:basedOn w:val="Normal"/>
    <w:autoRedefine/>
    <w:rsid w:val="008C280C"/>
    <w:pPr>
      <w:widowControl w:val="0"/>
      <w:tabs>
        <w:tab w:val="right" w:pos="7483"/>
        <w:tab w:val="right" w:pos="8493"/>
      </w:tabs>
      <w:adjustRightInd w:val="0"/>
      <w:spacing w:line="288" w:lineRule="auto"/>
      <w:jc w:val="center"/>
      <w:textAlignment w:val="baseline"/>
    </w:pPr>
    <w:rPr>
      <w:rFonts w:ascii="Arial Narrow" w:hAnsi="Arial Narrow"/>
      <w:szCs w:val="22"/>
      <w:lang w:eastAsia="es-ES_tradnl"/>
    </w:rPr>
  </w:style>
  <w:style w:type="paragraph" w:customStyle="1" w:styleId="Tesisecuacion">
    <w:name w:val="Tesis_ecuacion"/>
    <w:basedOn w:val="Normal"/>
    <w:autoRedefine/>
    <w:rsid w:val="008C280C"/>
    <w:pPr>
      <w:widowControl w:val="0"/>
      <w:tabs>
        <w:tab w:val="right" w:pos="7483"/>
        <w:tab w:val="right" w:pos="8493"/>
      </w:tabs>
      <w:adjustRightInd w:val="0"/>
      <w:spacing w:line="288" w:lineRule="auto"/>
      <w:jc w:val="center"/>
      <w:textAlignment w:val="baseline"/>
    </w:pPr>
    <w:rPr>
      <w:rFonts w:ascii="Arial Narrow" w:hAnsi="Arial Narrow"/>
      <w:szCs w:val="22"/>
      <w:lang w:eastAsia="es-ES_tradnl"/>
    </w:rPr>
  </w:style>
  <w:style w:type="paragraph" w:customStyle="1" w:styleId="TesisTextoNuevo">
    <w:name w:val="TesisTextoNuevo"/>
    <w:basedOn w:val="Normal"/>
    <w:autoRedefine/>
    <w:rsid w:val="00F81D50"/>
    <w:pPr>
      <w:widowControl w:val="0"/>
      <w:tabs>
        <w:tab w:val="right" w:pos="7483"/>
        <w:tab w:val="right" w:pos="8493"/>
      </w:tabs>
      <w:adjustRightInd w:val="0"/>
      <w:spacing w:line="288" w:lineRule="auto"/>
      <w:textAlignment w:val="baseline"/>
    </w:pPr>
    <w:rPr>
      <w:rFonts w:ascii="Arial Narrow" w:hAnsi="Arial Narrow"/>
      <w:color w:val="0000FF"/>
      <w:szCs w:val="22"/>
      <w:lang w:eastAsia="es-ES_tradnl"/>
    </w:rPr>
  </w:style>
  <w:style w:type="paragraph" w:styleId="Encabezado">
    <w:name w:val="header"/>
    <w:basedOn w:val="Normal"/>
    <w:link w:val="EncabezadoCar"/>
    <w:rsid w:val="00A761AA"/>
    <w:pPr>
      <w:tabs>
        <w:tab w:val="center" w:pos="4252"/>
        <w:tab w:val="right" w:pos="8504"/>
      </w:tabs>
    </w:pPr>
    <w:rPr>
      <w:lang/>
    </w:rPr>
  </w:style>
  <w:style w:type="paragraph" w:styleId="Piedepgina">
    <w:name w:val="footer"/>
    <w:basedOn w:val="Normal"/>
    <w:link w:val="PiedepginaCar"/>
    <w:rsid w:val="00A761AA"/>
    <w:pPr>
      <w:tabs>
        <w:tab w:val="center" w:pos="4252"/>
        <w:tab w:val="right" w:pos="8504"/>
      </w:tabs>
    </w:pPr>
  </w:style>
  <w:style w:type="paragraph" w:customStyle="1" w:styleId="PREDTIT1">
    <w:name w:val="PREDTIT1"/>
    <w:autoRedefine/>
    <w:rsid w:val="00614F01"/>
    <w:rPr>
      <w:rFonts w:ascii="Arial" w:hAnsi="Arial" w:cs="Arial"/>
      <w:b/>
      <w:bCs/>
      <w:sz w:val="28"/>
      <w:szCs w:val="28"/>
    </w:rPr>
  </w:style>
  <w:style w:type="paragraph" w:customStyle="1" w:styleId="PrEDNormal">
    <w:name w:val="PrEDNormal"/>
    <w:link w:val="PrEDNormalCar"/>
    <w:rsid w:val="00EA19F2"/>
    <w:pPr>
      <w:jc w:val="both"/>
    </w:pPr>
    <w:rPr>
      <w:rFonts w:ascii="Arial" w:hAnsi="Arial"/>
      <w:szCs w:val="22"/>
    </w:rPr>
  </w:style>
  <w:style w:type="paragraph" w:customStyle="1" w:styleId="PREDTIT2">
    <w:name w:val="PREDTIT2"/>
    <w:autoRedefine/>
    <w:rsid w:val="009C7710"/>
    <w:rPr>
      <w:rFonts w:ascii="Arial" w:hAnsi="Arial" w:cs="Arial"/>
      <w:b/>
      <w:caps/>
      <w:sz w:val="24"/>
      <w:szCs w:val="24"/>
    </w:rPr>
  </w:style>
  <w:style w:type="paragraph" w:customStyle="1" w:styleId="PREDTIT3">
    <w:name w:val="PREDTIT3"/>
    <w:autoRedefine/>
    <w:rsid w:val="003C1F95"/>
    <w:rPr>
      <w:rFonts w:ascii="Arial" w:hAnsi="Arial"/>
      <w:b/>
      <w:caps/>
    </w:rPr>
  </w:style>
  <w:style w:type="paragraph" w:styleId="Epgrafe">
    <w:name w:val="caption"/>
    <w:basedOn w:val="Normal"/>
    <w:next w:val="Normal"/>
    <w:qFormat/>
    <w:rsid w:val="0086128C"/>
    <w:rPr>
      <w:rFonts w:asciiTheme="majorHAnsi" w:hAnsiTheme="majorHAnsi"/>
      <w:bCs/>
      <w:szCs w:val="20"/>
    </w:rPr>
  </w:style>
  <w:style w:type="paragraph" w:customStyle="1" w:styleId="PREDTIT4">
    <w:name w:val="PREDTIT4"/>
    <w:link w:val="PREDTIT4Car"/>
    <w:rsid w:val="00457F07"/>
    <w:pPr>
      <w:ind w:left="294"/>
      <w:jc w:val="both"/>
    </w:pPr>
    <w:rPr>
      <w:b/>
      <w:sz w:val="22"/>
      <w:szCs w:val="22"/>
    </w:rPr>
  </w:style>
  <w:style w:type="paragraph" w:customStyle="1" w:styleId="Documento">
    <w:name w:val="Documento"/>
    <w:basedOn w:val="Normal"/>
    <w:rsid w:val="00291C08"/>
    <w:pPr>
      <w:spacing w:line="360" w:lineRule="atLeast"/>
      <w:jc w:val="center"/>
    </w:pPr>
    <w:rPr>
      <w:szCs w:val="20"/>
      <w:lang w:val="es-ES_tradnl"/>
    </w:rPr>
  </w:style>
  <w:style w:type="paragraph" w:customStyle="1" w:styleId="EstiloPREDTIT4ArialIzquierda0cm">
    <w:name w:val="Estilo PREDTIT4 + Arial Izquierda:  0 cm"/>
    <w:basedOn w:val="PREDTIT4"/>
    <w:rsid w:val="00651BEF"/>
    <w:pPr>
      <w:ind w:left="0"/>
    </w:pPr>
    <w:rPr>
      <w:rFonts w:ascii="Arial" w:hAnsi="Arial"/>
      <w:bCs/>
      <w:sz w:val="20"/>
      <w:szCs w:val="20"/>
    </w:rPr>
  </w:style>
  <w:style w:type="paragraph" w:customStyle="1" w:styleId="LetraNormalLibroDigital">
    <w:name w:val="Letra Normal Libro Digital"/>
    <w:basedOn w:val="Normal"/>
    <w:autoRedefine/>
    <w:rsid w:val="006C609B"/>
    <w:pPr>
      <w:spacing w:line="288" w:lineRule="auto"/>
      <w:ind w:firstLine="720"/>
    </w:pPr>
    <w:rPr>
      <w:szCs w:val="20"/>
      <w:lang w:val="es-ES_tradnl"/>
    </w:rPr>
  </w:style>
  <w:style w:type="character" w:customStyle="1" w:styleId="PREDTIT4Car">
    <w:name w:val="PREDTIT4 Car"/>
    <w:link w:val="PREDTIT4"/>
    <w:rsid w:val="00153078"/>
    <w:rPr>
      <w:b/>
      <w:sz w:val="22"/>
      <w:szCs w:val="22"/>
      <w:lang w:val="es-ES" w:eastAsia="es-ES" w:bidi="ar-SA"/>
    </w:rPr>
  </w:style>
  <w:style w:type="paragraph" w:styleId="TDC1">
    <w:name w:val="toc 1"/>
    <w:basedOn w:val="Normal"/>
    <w:next w:val="Normal"/>
    <w:autoRedefine/>
    <w:uiPriority w:val="39"/>
    <w:rsid w:val="0055546C"/>
    <w:pPr>
      <w:tabs>
        <w:tab w:val="left" w:pos="275"/>
        <w:tab w:val="left" w:pos="356"/>
        <w:tab w:val="right" w:leader="dot" w:pos="9072"/>
      </w:tabs>
      <w:spacing w:before="100" w:after="100"/>
    </w:pPr>
    <w:rPr>
      <w:rFonts w:ascii="Cambria" w:hAnsi="Cambria"/>
      <w:bCs/>
      <w:i/>
      <w:noProof/>
      <w:szCs w:val="20"/>
    </w:rPr>
  </w:style>
  <w:style w:type="paragraph" w:styleId="TDC2">
    <w:name w:val="toc 2"/>
    <w:basedOn w:val="Normal"/>
    <w:next w:val="Normal"/>
    <w:autoRedefine/>
    <w:uiPriority w:val="39"/>
    <w:rsid w:val="00B26A09"/>
    <w:pPr>
      <w:tabs>
        <w:tab w:val="left" w:pos="715"/>
        <w:tab w:val="right" w:leader="dot" w:pos="9072"/>
      </w:tabs>
      <w:ind w:left="240"/>
    </w:pPr>
    <w:rPr>
      <w:i/>
      <w:iCs/>
      <w:szCs w:val="20"/>
    </w:rPr>
  </w:style>
  <w:style w:type="paragraph" w:styleId="TDC3">
    <w:name w:val="toc 3"/>
    <w:basedOn w:val="Normal"/>
    <w:next w:val="Normal"/>
    <w:autoRedefine/>
    <w:uiPriority w:val="39"/>
    <w:rsid w:val="00B26A09"/>
    <w:pPr>
      <w:tabs>
        <w:tab w:val="left" w:pos="1408"/>
        <w:tab w:val="right" w:leader="dot" w:pos="9072"/>
      </w:tabs>
      <w:ind w:left="715"/>
    </w:pPr>
    <w:rPr>
      <w:i/>
      <w:szCs w:val="20"/>
    </w:rPr>
  </w:style>
  <w:style w:type="paragraph" w:styleId="TDC4">
    <w:name w:val="toc 4"/>
    <w:basedOn w:val="Normal"/>
    <w:next w:val="Normal"/>
    <w:autoRedefine/>
    <w:semiHidden/>
    <w:rsid w:val="009B7BD6"/>
    <w:pPr>
      <w:ind w:left="720"/>
    </w:pPr>
    <w:rPr>
      <w:szCs w:val="20"/>
    </w:rPr>
  </w:style>
  <w:style w:type="paragraph" w:styleId="TDC5">
    <w:name w:val="toc 5"/>
    <w:basedOn w:val="Normal"/>
    <w:next w:val="Normal"/>
    <w:autoRedefine/>
    <w:semiHidden/>
    <w:rsid w:val="00715A19"/>
    <w:pPr>
      <w:ind w:left="960"/>
    </w:pPr>
    <w:rPr>
      <w:szCs w:val="20"/>
    </w:rPr>
  </w:style>
  <w:style w:type="paragraph" w:styleId="TDC6">
    <w:name w:val="toc 6"/>
    <w:basedOn w:val="Normal"/>
    <w:next w:val="Normal"/>
    <w:autoRedefine/>
    <w:semiHidden/>
    <w:rsid w:val="00715A19"/>
    <w:pPr>
      <w:ind w:left="1200"/>
    </w:pPr>
    <w:rPr>
      <w:szCs w:val="20"/>
    </w:rPr>
  </w:style>
  <w:style w:type="paragraph" w:styleId="TDC7">
    <w:name w:val="toc 7"/>
    <w:basedOn w:val="Normal"/>
    <w:next w:val="Normal"/>
    <w:autoRedefine/>
    <w:semiHidden/>
    <w:rsid w:val="00715A19"/>
    <w:pPr>
      <w:ind w:left="1440"/>
    </w:pPr>
    <w:rPr>
      <w:szCs w:val="20"/>
    </w:rPr>
  </w:style>
  <w:style w:type="paragraph" w:styleId="TDC8">
    <w:name w:val="toc 8"/>
    <w:basedOn w:val="Normal"/>
    <w:next w:val="Normal"/>
    <w:autoRedefine/>
    <w:semiHidden/>
    <w:rsid w:val="00715A19"/>
    <w:pPr>
      <w:ind w:left="1680"/>
    </w:pPr>
    <w:rPr>
      <w:szCs w:val="20"/>
    </w:rPr>
  </w:style>
  <w:style w:type="paragraph" w:styleId="TDC9">
    <w:name w:val="toc 9"/>
    <w:basedOn w:val="Normal"/>
    <w:next w:val="Normal"/>
    <w:autoRedefine/>
    <w:semiHidden/>
    <w:rsid w:val="00715A19"/>
    <w:pPr>
      <w:ind w:left="1920"/>
    </w:pPr>
    <w:rPr>
      <w:szCs w:val="20"/>
    </w:rPr>
  </w:style>
  <w:style w:type="character" w:customStyle="1" w:styleId="PrEDNormalCar">
    <w:name w:val="PrEDNormal Car"/>
    <w:link w:val="PrEDNormal"/>
    <w:rsid w:val="009B7BD6"/>
    <w:rPr>
      <w:rFonts w:ascii="Arial" w:hAnsi="Arial"/>
      <w:szCs w:val="22"/>
      <w:lang w:val="es-ES" w:eastAsia="es-ES" w:bidi="ar-SA"/>
    </w:rPr>
  </w:style>
  <w:style w:type="character" w:styleId="Nmerodepgina">
    <w:name w:val="page number"/>
    <w:basedOn w:val="Fuentedeprrafopredeter"/>
    <w:rsid w:val="00034BE0"/>
  </w:style>
  <w:style w:type="table" w:styleId="Tablaconcuadrcula">
    <w:name w:val="Table Grid"/>
    <w:basedOn w:val="Tablanormal"/>
    <w:rsid w:val="00884E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rmator02">
    <w:name w:val="Formato rá02"/>
    <w:rsid w:val="00884EB2"/>
    <w:pPr>
      <w:widowControl w:val="0"/>
      <w:autoSpaceDE w:val="0"/>
      <w:autoSpaceDN w:val="0"/>
      <w:adjustRightInd w:val="0"/>
    </w:pPr>
    <w:rPr>
      <w:rFonts w:ascii="Arial" w:hAnsi="Arial" w:cs="Arial"/>
      <w:sz w:val="22"/>
      <w:szCs w:val="22"/>
      <w:lang w:val="es-ES_tradnl" w:eastAsia="es-ES_tradnl"/>
    </w:rPr>
  </w:style>
  <w:style w:type="character" w:customStyle="1" w:styleId="PiedepginaCar">
    <w:name w:val="Pie de página Car"/>
    <w:link w:val="Piedepgina"/>
    <w:uiPriority w:val="99"/>
    <w:rsid w:val="00D57359"/>
    <w:rPr>
      <w:sz w:val="24"/>
      <w:szCs w:val="24"/>
    </w:rPr>
  </w:style>
  <w:style w:type="paragraph" w:styleId="Textodeglobo">
    <w:name w:val="Balloon Text"/>
    <w:basedOn w:val="Normal"/>
    <w:link w:val="TextodegloboCar"/>
    <w:rsid w:val="00D5735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D57359"/>
    <w:rPr>
      <w:rFonts w:ascii="Tahoma" w:hAnsi="Tahoma" w:cs="Tahoma"/>
      <w:sz w:val="16"/>
      <w:szCs w:val="16"/>
    </w:rPr>
  </w:style>
  <w:style w:type="character" w:customStyle="1" w:styleId="EncabezadoCar">
    <w:name w:val="Encabezado Car"/>
    <w:link w:val="Encabezado"/>
    <w:uiPriority w:val="99"/>
    <w:locked/>
    <w:rsid w:val="00D57359"/>
    <w:rPr>
      <w:sz w:val="24"/>
      <w:szCs w:val="24"/>
    </w:rPr>
  </w:style>
  <w:style w:type="character" w:styleId="Refdecomentario">
    <w:name w:val="annotation reference"/>
    <w:rsid w:val="0078321B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78321B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78321B"/>
  </w:style>
  <w:style w:type="paragraph" w:styleId="Asuntodelcomentario">
    <w:name w:val="annotation subject"/>
    <w:basedOn w:val="Textocomentario"/>
    <w:next w:val="Textocomentario"/>
    <w:link w:val="AsuntodelcomentarioCar"/>
    <w:rsid w:val="0078321B"/>
    <w:rPr>
      <w:b/>
      <w:bCs/>
    </w:rPr>
  </w:style>
  <w:style w:type="character" w:customStyle="1" w:styleId="AsuntodelcomentarioCar">
    <w:name w:val="Asunto del comentario Car"/>
    <w:link w:val="Asuntodelcomentario"/>
    <w:rsid w:val="0078321B"/>
    <w:rPr>
      <w:b/>
      <w:bCs/>
    </w:rPr>
  </w:style>
  <w:style w:type="character" w:customStyle="1" w:styleId="Cdigo">
    <w:name w:val="Código"/>
    <w:uiPriority w:val="99"/>
    <w:rsid w:val="00791C37"/>
    <w:rPr>
      <w:rFonts w:ascii="Excalibur Monospace" w:hAnsi="Excalibur Monospace" w:cs="Excalibur Monospace"/>
      <w:sz w:val="20"/>
      <w:szCs w:val="20"/>
    </w:rPr>
  </w:style>
  <w:style w:type="paragraph" w:customStyle="1" w:styleId="Cuadrculamedia1-nfasis21">
    <w:name w:val="Cuadrícula media 1 - Énfasis 21"/>
    <w:basedOn w:val="Normal"/>
    <w:uiPriority w:val="34"/>
    <w:qFormat/>
    <w:rsid w:val="0010208D"/>
    <w:pPr>
      <w:ind w:left="708"/>
    </w:pPr>
  </w:style>
  <w:style w:type="character" w:customStyle="1" w:styleId="Ttulo4Car">
    <w:name w:val="Título 4 Car"/>
    <w:link w:val="Ttulo4"/>
    <w:rsid w:val="00757276"/>
    <w:rPr>
      <w:rFonts w:ascii="Calibri" w:hAnsi="Calibri"/>
      <w:b/>
      <w:bCs/>
      <w:sz w:val="28"/>
      <w:szCs w:val="28"/>
    </w:rPr>
  </w:style>
  <w:style w:type="character" w:customStyle="1" w:styleId="Ttulo5Car">
    <w:name w:val="Título 5 Car"/>
    <w:link w:val="Ttulo5"/>
    <w:rsid w:val="00757276"/>
    <w:rPr>
      <w:rFonts w:ascii="Calibri" w:hAnsi="Calibri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rsid w:val="00757276"/>
    <w:rPr>
      <w:rFonts w:ascii="Calibri" w:hAnsi="Calibri"/>
      <w:b/>
      <w:bCs/>
      <w:sz w:val="22"/>
      <w:szCs w:val="22"/>
    </w:rPr>
  </w:style>
  <w:style w:type="character" w:customStyle="1" w:styleId="Ttulo7Car">
    <w:name w:val="Título 7 Car"/>
    <w:link w:val="Ttulo7"/>
    <w:rsid w:val="00757276"/>
    <w:rPr>
      <w:rFonts w:ascii="Calibri" w:hAnsi="Calibri"/>
      <w:szCs w:val="24"/>
    </w:rPr>
  </w:style>
  <w:style w:type="character" w:customStyle="1" w:styleId="Ttulo8Car">
    <w:name w:val="Título 8 Car"/>
    <w:link w:val="Ttulo8"/>
    <w:rsid w:val="00757276"/>
    <w:rPr>
      <w:rFonts w:ascii="Calibri" w:hAnsi="Calibri"/>
      <w:i/>
      <w:iCs/>
      <w:szCs w:val="24"/>
    </w:rPr>
  </w:style>
  <w:style w:type="character" w:customStyle="1" w:styleId="Ttulo9Car">
    <w:name w:val="Título 9 Car"/>
    <w:link w:val="Ttulo9"/>
    <w:rsid w:val="00757276"/>
    <w:rPr>
      <w:rFonts w:ascii="Cambria" w:hAnsi="Cambria"/>
      <w:sz w:val="22"/>
      <w:szCs w:val="22"/>
    </w:rPr>
  </w:style>
  <w:style w:type="paragraph" w:styleId="Ttulo">
    <w:name w:val="Title"/>
    <w:basedOn w:val="Normal"/>
    <w:next w:val="Normal"/>
    <w:link w:val="TtuloCar"/>
    <w:uiPriority w:val="10"/>
    <w:qFormat/>
    <w:rsid w:val="00401099"/>
    <w:pPr>
      <w:pBdr>
        <w:bottom w:val="single" w:sz="8" w:space="4" w:color="4F81BD"/>
      </w:pBdr>
      <w:spacing w:before="0" w:after="300"/>
      <w:contextualSpacing/>
      <w:jc w:val="left"/>
    </w:pPr>
    <w:rPr>
      <w:rFonts w:ascii="Cambria" w:eastAsia="MS Gothic" w:hAnsi="Cambria"/>
      <w:b/>
      <w:color w:val="17365D"/>
      <w:spacing w:val="5"/>
      <w:kern w:val="28"/>
      <w:sz w:val="52"/>
      <w:szCs w:val="52"/>
      <w:lang w:eastAsia="en-US"/>
    </w:rPr>
  </w:style>
  <w:style w:type="character" w:customStyle="1" w:styleId="TtuloCar">
    <w:name w:val="Título Car"/>
    <w:link w:val="Ttulo"/>
    <w:uiPriority w:val="10"/>
    <w:rsid w:val="00401099"/>
    <w:rPr>
      <w:rFonts w:ascii="Cambria" w:eastAsia="MS Gothic" w:hAnsi="Cambria"/>
      <w:b/>
      <w:color w:val="17365D"/>
      <w:spacing w:val="5"/>
      <w:kern w:val="28"/>
      <w:sz w:val="52"/>
      <w:szCs w:val="52"/>
      <w:lang w:val="es-ES" w:eastAsia="en-US"/>
    </w:rPr>
  </w:style>
  <w:style w:type="character" w:styleId="Hipervnculo">
    <w:name w:val="Hyperlink"/>
    <w:unhideWhenUsed/>
    <w:rsid w:val="004509A7"/>
    <w:rPr>
      <w:color w:val="0000FF"/>
      <w:u w:val="single"/>
    </w:rPr>
  </w:style>
  <w:style w:type="paragraph" w:styleId="Textonotapie">
    <w:name w:val="footnote text"/>
    <w:basedOn w:val="Normal"/>
    <w:link w:val="TextonotapieCar"/>
    <w:rsid w:val="006456CA"/>
  </w:style>
  <w:style w:type="character" w:customStyle="1" w:styleId="TextonotapieCar">
    <w:name w:val="Texto nota pie Car"/>
    <w:link w:val="Textonotapie"/>
    <w:rsid w:val="006456CA"/>
    <w:rPr>
      <w:sz w:val="24"/>
      <w:szCs w:val="24"/>
      <w:lang w:val="es-ES"/>
    </w:rPr>
  </w:style>
  <w:style w:type="character" w:styleId="Refdenotaalpie">
    <w:name w:val="footnote reference"/>
    <w:rsid w:val="006456CA"/>
    <w:rPr>
      <w:vertAlign w:val="superscript"/>
    </w:rPr>
  </w:style>
  <w:style w:type="paragraph" w:styleId="Prrafodelista">
    <w:name w:val="List Paragraph"/>
    <w:basedOn w:val="Normal"/>
    <w:uiPriority w:val="34"/>
    <w:qFormat/>
    <w:rsid w:val="00614F01"/>
    <w:pPr>
      <w:spacing w:before="0" w:after="0"/>
      <w:ind w:left="708"/>
      <w:jc w:val="left"/>
    </w:pPr>
  </w:style>
  <w:style w:type="paragraph" w:customStyle="1" w:styleId="TesisEsquemaIntermedio">
    <w:name w:val="TesisEsquemaIntermedio"/>
    <w:basedOn w:val="Normal"/>
    <w:rsid w:val="0098761A"/>
    <w:pPr>
      <w:numPr>
        <w:numId w:val="6"/>
      </w:numPr>
      <w:spacing w:before="0" w:after="0"/>
      <w:jc w:val="left"/>
    </w:pPr>
  </w:style>
  <w:style w:type="paragraph" w:customStyle="1" w:styleId="TesisEsquemaAltoNivel">
    <w:name w:val="TesisEsquemaAltoNivel"/>
    <w:basedOn w:val="Normal"/>
    <w:rsid w:val="0098761A"/>
    <w:pPr>
      <w:numPr>
        <w:numId w:val="7"/>
      </w:numPr>
      <w:spacing w:before="0" w:after="0"/>
      <w:jc w:val="left"/>
    </w:pPr>
  </w:style>
  <w:style w:type="paragraph" w:styleId="NormalWeb">
    <w:name w:val="Normal (Web)"/>
    <w:basedOn w:val="Normal"/>
    <w:uiPriority w:val="99"/>
    <w:unhideWhenUsed/>
    <w:rsid w:val="0098761A"/>
    <w:pPr>
      <w:spacing w:before="100" w:beforeAutospacing="1" w:after="100" w:afterAutospacing="1"/>
      <w:jc w:val="left"/>
    </w:pPr>
    <w:rPr>
      <w:rFonts w:ascii="Times New Roman" w:hAnsi="Times New Roman"/>
      <w:sz w:val="24"/>
    </w:rPr>
  </w:style>
  <w:style w:type="character" w:customStyle="1" w:styleId="sc81">
    <w:name w:val="sc81"/>
    <w:basedOn w:val="Fuentedeprrafopredeter"/>
    <w:rsid w:val="00C8164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Fuentedeprrafopredeter"/>
    <w:rsid w:val="00C816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1">
    <w:name w:val="sc121"/>
    <w:basedOn w:val="Fuentedeprrafopredeter"/>
    <w:rsid w:val="00C81642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51">
    <w:name w:val="sc51"/>
    <w:basedOn w:val="Fuentedeprrafopredeter"/>
    <w:rsid w:val="00C8164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6">
    <w:name w:val="sc6"/>
    <w:basedOn w:val="Fuentedeprrafopredeter"/>
    <w:rsid w:val="00C8164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1">
    <w:name w:val="sc131"/>
    <w:basedOn w:val="Fuentedeprrafopredeter"/>
    <w:rsid w:val="00C8164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Fuentedeprrafopredeter"/>
    <w:rsid w:val="00C8164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41">
    <w:name w:val="sc41"/>
    <w:basedOn w:val="Fuentedeprrafopredeter"/>
    <w:rsid w:val="00C81642"/>
    <w:rPr>
      <w:rFonts w:ascii="Courier New" w:hAnsi="Courier New" w:cs="Courier New" w:hint="default"/>
      <w:color w:val="808080"/>
      <w:sz w:val="20"/>
      <w:szCs w:val="20"/>
    </w:rPr>
  </w:style>
  <w:style w:type="character" w:styleId="nfasis">
    <w:name w:val="Emphasis"/>
    <w:basedOn w:val="Fuentedeprrafopredeter"/>
    <w:qFormat/>
    <w:rsid w:val="0086128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4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6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3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10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2E3CD-47F5-4C57-A093-E6D9A2649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751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ELECTRÓNICA DIGITAL</vt:lpstr>
    </vt:vector>
  </TitlesOfParts>
  <Company>Bufalo</Company>
  <LinksUpToDate>false</LinksUpToDate>
  <CharactersWithSpaces>4874</CharactersWithSpaces>
  <SharedDoc>false</SharedDoc>
  <HLinks>
    <vt:vector size="6" baseType="variant">
      <vt:variant>
        <vt:i4>4915321</vt:i4>
      </vt:variant>
      <vt:variant>
        <vt:i4>0</vt:i4>
      </vt:variant>
      <vt:variant>
        <vt:i4>0</vt:i4>
      </vt:variant>
      <vt:variant>
        <vt:i4>5</vt:i4>
      </vt:variant>
      <vt:variant>
        <vt:lpwstr>http://www.digilentinc.com/data/products/nexys2/nexys2_rm.pdf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ELECTRÓNICA DIGITAL</dc:title>
  <dc:creator>IFL</dc:creator>
  <cp:lastModifiedBy>Aitor</cp:lastModifiedBy>
  <cp:revision>7</cp:revision>
  <cp:lastPrinted>2019-01-31T10:19:00Z</cp:lastPrinted>
  <dcterms:created xsi:type="dcterms:W3CDTF">2020-03-23T17:12:00Z</dcterms:created>
  <dcterms:modified xsi:type="dcterms:W3CDTF">2020-04-02T14:41:00Z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